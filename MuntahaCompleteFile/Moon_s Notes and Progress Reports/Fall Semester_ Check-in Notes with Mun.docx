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August 24th, 2020</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numPr>
          <w:ilvl w:val="0"/>
          <w:numId w:val="16"/>
        </w:numPr>
        <w:ind w:left="720" w:hanging="360"/>
        <w:rPr>
          <w:u w:val="none"/>
        </w:rPr>
      </w:pPr>
      <w:r w:rsidDel="00000000" w:rsidR="00000000" w:rsidRPr="00000000">
        <w:rPr>
          <w:rtl w:val="0"/>
        </w:rPr>
        <w:t xml:space="preserve">Kick off meeting w/Mun and Aneesh to go over what we have done so far.</w:t>
      </w:r>
    </w:p>
    <w:p w:rsidR="00000000" w:rsidDel="00000000" w:rsidP="00000000" w:rsidRDefault="00000000" w:rsidRPr="00000000" w14:paraId="00000004">
      <w:pPr>
        <w:numPr>
          <w:ilvl w:val="0"/>
          <w:numId w:val="16"/>
        </w:numPr>
        <w:ind w:left="720" w:hanging="360"/>
        <w:rPr>
          <w:u w:val="none"/>
        </w:rPr>
      </w:pPr>
      <w:r w:rsidDel="00000000" w:rsidR="00000000" w:rsidRPr="00000000">
        <w:rPr>
          <w:rtl w:val="0"/>
        </w:rPr>
        <w:t xml:space="preserve">Will meet with Mun every other Friday, starting Sep 4th (1pm). </w:t>
      </w:r>
    </w:p>
    <w:p w:rsidR="00000000" w:rsidDel="00000000" w:rsidP="00000000" w:rsidRDefault="00000000" w:rsidRPr="00000000" w14:paraId="00000005">
      <w:pPr>
        <w:numPr>
          <w:ilvl w:val="0"/>
          <w:numId w:val="16"/>
        </w:numPr>
        <w:ind w:left="720" w:hanging="360"/>
        <w:rPr>
          <w:u w:val="none"/>
        </w:rPr>
      </w:pPr>
      <w:r w:rsidDel="00000000" w:rsidR="00000000" w:rsidRPr="00000000">
        <w:rPr>
          <w:rtl w:val="0"/>
        </w:rPr>
        <w:t xml:space="preserve">Long-term goals:</w:t>
        <w:tab/>
      </w:r>
    </w:p>
    <w:p w:rsidR="00000000" w:rsidDel="00000000" w:rsidP="00000000" w:rsidRDefault="00000000" w:rsidRPr="00000000" w14:paraId="00000006">
      <w:pPr>
        <w:numPr>
          <w:ilvl w:val="1"/>
          <w:numId w:val="16"/>
        </w:numPr>
        <w:ind w:left="1440" w:hanging="360"/>
        <w:rPr>
          <w:u w:val="none"/>
        </w:rPr>
      </w:pPr>
      <w:r w:rsidDel="00000000" w:rsidR="00000000" w:rsidRPr="00000000">
        <w:rPr>
          <w:rtl w:val="0"/>
        </w:rPr>
        <w:t xml:space="preserve">Understand how high wind events have changed in Boulder</w:t>
      </w:r>
    </w:p>
    <w:p w:rsidR="00000000" w:rsidDel="00000000" w:rsidP="00000000" w:rsidRDefault="00000000" w:rsidRPr="00000000" w14:paraId="00000007">
      <w:pPr>
        <w:numPr>
          <w:ilvl w:val="1"/>
          <w:numId w:val="16"/>
        </w:numPr>
        <w:ind w:left="1440" w:hanging="360"/>
        <w:rPr>
          <w:u w:val="none"/>
        </w:rPr>
      </w:pPr>
      <w:r w:rsidDel="00000000" w:rsidR="00000000" w:rsidRPr="00000000">
        <w:rPr>
          <w:rtl w:val="0"/>
        </w:rPr>
        <w:t xml:space="preserve">Data streams: </w:t>
      </w:r>
    </w:p>
    <w:p w:rsidR="00000000" w:rsidDel="00000000" w:rsidP="00000000" w:rsidRDefault="00000000" w:rsidRPr="00000000" w14:paraId="00000008">
      <w:pPr>
        <w:numPr>
          <w:ilvl w:val="2"/>
          <w:numId w:val="16"/>
        </w:numPr>
        <w:ind w:left="2160" w:hanging="360"/>
        <w:rPr>
          <w:u w:val="none"/>
        </w:rPr>
      </w:pPr>
      <w:r w:rsidDel="00000000" w:rsidR="00000000" w:rsidRPr="00000000">
        <w:rPr>
          <w:rtl w:val="0"/>
        </w:rPr>
        <w:t xml:space="preserve"> SONIC (new) anemometer </w:t>
      </w:r>
    </w:p>
    <w:p w:rsidR="00000000" w:rsidDel="00000000" w:rsidP="00000000" w:rsidRDefault="00000000" w:rsidRPr="00000000" w14:paraId="00000009">
      <w:pPr>
        <w:numPr>
          <w:ilvl w:val="2"/>
          <w:numId w:val="16"/>
        </w:numPr>
        <w:ind w:left="2160" w:hanging="360"/>
        <w:rPr>
          <w:u w:val="none"/>
        </w:rPr>
      </w:pPr>
      <w:r w:rsidDel="00000000" w:rsidR="00000000" w:rsidRPr="00000000">
        <w:rPr>
          <w:rtl w:val="0"/>
        </w:rPr>
        <w:t xml:space="preserve">WXT (older) anemometer</w:t>
      </w:r>
    </w:p>
    <w:p w:rsidR="00000000" w:rsidDel="00000000" w:rsidP="00000000" w:rsidRDefault="00000000" w:rsidRPr="00000000" w14:paraId="0000000A">
      <w:pPr>
        <w:numPr>
          <w:ilvl w:val="2"/>
          <w:numId w:val="16"/>
        </w:numPr>
        <w:ind w:left="2160" w:hanging="360"/>
        <w:rPr>
          <w:u w:val="none"/>
        </w:rPr>
      </w:pPr>
      <w:r w:rsidDel="00000000" w:rsidR="00000000" w:rsidRPr="00000000">
        <w:rPr>
          <w:rtl w:val="0"/>
        </w:rPr>
        <w:t xml:space="preserve">Radiosonde data </w:t>
      </w:r>
    </w:p>
    <w:p w:rsidR="00000000" w:rsidDel="00000000" w:rsidP="00000000" w:rsidRDefault="00000000" w:rsidRPr="00000000" w14:paraId="0000000B">
      <w:pPr>
        <w:numPr>
          <w:ilvl w:val="2"/>
          <w:numId w:val="16"/>
        </w:numPr>
        <w:ind w:left="2160" w:hanging="360"/>
        <w:rPr>
          <w:u w:val="none"/>
        </w:rPr>
      </w:pPr>
      <w:r w:rsidDel="00000000" w:rsidR="00000000" w:rsidRPr="00000000">
        <w:rPr>
          <w:rtl w:val="0"/>
        </w:rPr>
        <w:t xml:space="preserve">Re-analysis data</w:t>
      </w:r>
    </w:p>
    <w:p w:rsidR="00000000" w:rsidDel="00000000" w:rsidP="00000000" w:rsidRDefault="00000000" w:rsidRPr="00000000" w14:paraId="0000000C">
      <w:pPr>
        <w:numPr>
          <w:ilvl w:val="0"/>
          <w:numId w:val="16"/>
        </w:numPr>
        <w:ind w:left="720" w:hanging="360"/>
        <w:rPr>
          <w:u w:val="none"/>
        </w:rPr>
      </w:pPr>
      <w:r w:rsidDel="00000000" w:rsidR="00000000" w:rsidRPr="00000000">
        <w:rPr>
          <w:rtl w:val="0"/>
        </w:rPr>
        <w:t xml:space="preserve">FIrst steps:</w:t>
      </w:r>
    </w:p>
    <w:p w:rsidR="00000000" w:rsidDel="00000000" w:rsidP="00000000" w:rsidRDefault="00000000" w:rsidRPr="00000000" w14:paraId="0000000D">
      <w:pPr>
        <w:numPr>
          <w:ilvl w:val="1"/>
          <w:numId w:val="16"/>
        </w:numPr>
        <w:ind w:left="1440" w:hanging="360"/>
        <w:rPr>
          <w:u w:val="none"/>
        </w:rPr>
      </w:pPr>
      <w:r w:rsidDel="00000000" w:rsidR="00000000" w:rsidRPr="00000000">
        <w:rPr>
          <w:rtl w:val="0"/>
        </w:rPr>
        <w:t xml:space="preserve">Download data from CHORDS. See data download page and follow instructions, if too problematic, we will contact EOL engineers.</w:t>
      </w:r>
    </w:p>
    <w:p w:rsidR="00000000" w:rsidDel="00000000" w:rsidP="00000000" w:rsidRDefault="00000000" w:rsidRPr="00000000" w14:paraId="0000000E">
      <w:pPr>
        <w:numPr>
          <w:ilvl w:val="1"/>
          <w:numId w:val="16"/>
        </w:numPr>
        <w:ind w:left="1440" w:hanging="360"/>
        <w:rPr>
          <w:u w:val="none"/>
        </w:rPr>
      </w:pPr>
      <w:r w:rsidDel="00000000" w:rsidR="00000000" w:rsidRPr="00000000">
        <w:rPr>
          <w:rtl w:val="0"/>
        </w:rPr>
        <w:t xml:space="preserve">Use sample data to start plotting and scripts</w:t>
      </w:r>
    </w:p>
    <w:p w:rsidR="00000000" w:rsidDel="00000000" w:rsidP="00000000" w:rsidRDefault="00000000" w:rsidRPr="00000000" w14:paraId="0000000F">
      <w:pPr>
        <w:numPr>
          <w:ilvl w:val="2"/>
          <w:numId w:val="16"/>
        </w:numPr>
        <w:ind w:left="2160" w:hanging="360"/>
        <w:rPr>
          <w:u w:val="none"/>
        </w:rPr>
      </w:pPr>
      <w:r w:rsidDel="00000000" w:rsidR="00000000" w:rsidRPr="00000000">
        <w:rPr>
          <w:rtl w:val="0"/>
        </w:rPr>
        <w:t xml:space="preserve">Timeseries files of SONIC and WXT, overlaid on each other, wind magnitude vs time.</w:t>
      </w:r>
    </w:p>
    <w:p w:rsidR="00000000" w:rsidDel="00000000" w:rsidP="00000000" w:rsidRDefault="00000000" w:rsidRPr="00000000" w14:paraId="00000010">
      <w:pPr>
        <w:numPr>
          <w:ilvl w:val="2"/>
          <w:numId w:val="16"/>
        </w:numPr>
        <w:ind w:left="2160" w:hanging="360"/>
        <w:rPr>
          <w:u w:val="none"/>
        </w:rPr>
      </w:pPr>
      <w:r w:rsidDel="00000000" w:rsidR="00000000" w:rsidRPr="00000000">
        <w:rPr>
          <w:rtl w:val="0"/>
        </w:rPr>
        <w:t xml:space="preserve">Wind roses for both SONIC and WXT. </w:t>
      </w:r>
      <w:hyperlink r:id="rId6">
        <w:r w:rsidDel="00000000" w:rsidR="00000000" w:rsidRPr="00000000">
          <w:rPr>
            <w:color w:val="1155cc"/>
            <w:u w:val="single"/>
            <w:rtl w:val="0"/>
          </w:rPr>
          <w:t xml:space="preserve">Here is documentation on NCL </w:t>
        </w:r>
      </w:hyperlink>
      <w:r w:rsidDel="00000000" w:rsidR="00000000" w:rsidRPr="00000000">
        <w:rPr>
          <w:rtl w:val="0"/>
        </w:rPr>
        <w:t xml:space="preserve">windrose for general information.  Wind roses tell us the prevailing wind direction, mean, and standard deviation for a specific location. This will help us determine how things have changed over the years, and based on instruments. </w:t>
      </w:r>
    </w:p>
    <w:p w:rsidR="00000000" w:rsidDel="00000000" w:rsidP="00000000" w:rsidRDefault="00000000" w:rsidRPr="00000000" w14:paraId="00000011">
      <w:pPr>
        <w:numPr>
          <w:ilvl w:val="0"/>
          <w:numId w:val="16"/>
        </w:numPr>
        <w:ind w:left="720" w:hanging="360"/>
        <w:rPr>
          <w:u w:val="none"/>
        </w:rPr>
      </w:pPr>
      <w:r w:rsidDel="00000000" w:rsidR="00000000" w:rsidRPr="00000000">
        <w:rPr>
          <w:rtl w:val="0"/>
        </w:rPr>
        <w:t xml:space="preserve">Next steps:</w:t>
      </w:r>
    </w:p>
    <w:p w:rsidR="00000000" w:rsidDel="00000000" w:rsidP="00000000" w:rsidRDefault="00000000" w:rsidRPr="00000000" w14:paraId="00000012">
      <w:pPr>
        <w:numPr>
          <w:ilvl w:val="1"/>
          <w:numId w:val="16"/>
        </w:numPr>
        <w:ind w:left="1440" w:hanging="360"/>
        <w:rPr>
          <w:u w:val="none"/>
        </w:rPr>
      </w:pPr>
      <w:r w:rsidDel="00000000" w:rsidR="00000000" w:rsidRPr="00000000">
        <w:rPr>
          <w:rtl w:val="0"/>
        </w:rPr>
        <w:t xml:space="preserve">Look at wind rose by month (season) for both SONIC and WXT</w:t>
      </w:r>
    </w:p>
    <w:p w:rsidR="00000000" w:rsidDel="00000000" w:rsidP="00000000" w:rsidRDefault="00000000" w:rsidRPr="00000000" w14:paraId="00000013">
      <w:pPr>
        <w:numPr>
          <w:ilvl w:val="1"/>
          <w:numId w:val="16"/>
        </w:numPr>
        <w:ind w:left="1440" w:hanging="360"/>
        <w:rPr>
          <w:u w:val="none"/>
        </w:rPr>
      </w:pPr>
      <w:r w:rsidDel="00000000" w:rsidR="00000000" w:rsidRPr="00000000">
        <w:rPr>
          <w:rtl w:val="0"/>
        </w:rPr>
        <w:t xml:space="preserve">Look at max wind:  full timeseries, and by month (season) for both SONIC and WXT.</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b w:val="1"/>
          <w:u w:val="single"/>
          <w:rtl w:val="0"/>
        </w:rPr>
        <w:t xml:space="preserve">September 3rd, 2020</w:t>
      </w:r>
    </w:p>
    <w:p w:rsidR="00000000" w:rsidDel="00000000" w:rsidP="00000000" w:rsidRDefault="00000000" w:rsidRPr="00000000" w14:paraId="00000016">
      <w:pPr>
        <w:rPr>
          <w:u w:val="single"/>
        </w:rPr>
      </w:pPr>
      <w:r w:rsidDel="00000000" w:rsidR="00000000" w:rsidRPr="00000000">
        <w:rPr>
          <w:rtl w:val="0"/>
        </w:rPr>
      </w:r>
    </w:p>
    <w:p w:rsidR="00000000" w:rsidDel="00000000" w:rsidP="00000000" w:rsidRDefault="00000000" w:rsidRPr="00000000" w14:paraId="00000017">
      <w:pPr>
        <w:numPr>
          <w:ilvl w:val="0"/>
          <w:numId w:val="17"/>
        </w:numPr>
        <w:ind w:left="720" w:hanging="360"/>
        <w:rPr/>
      </w:pPr>
      <w:r w:rsidDel="00000000" w:rsidR="00000000" w:rsidRPr="00000000">
        <w:rPr>
          <w:rtl w:val="0"/>
        </w:rPr>
        <w:t xml:space="preserve">Timeseries plot from sample data is looking good with the exception of the transition from one day to the next due to timestamp.  Moon will work on creating a time array that will produce consistent and smooth data across the x axis. </w:t>
      </w:r>
    </w:p>
    <w:p w:rsidR="00000000" w:rsidDel="00000000" w:rsidP="00000000" w:rsidRDefault="00000000" w:rsidRPr="00000000" w14:paraId="00000018">
      <w:pPr>
        <w:numPr>
          <w:ilvl w:val="1"/>
          <w:numId w:val="17"/>
        </w:numPr>
        <w:ind w:left="1440" w:hanging="360"/>
        <w:rPr>
          <w:u w:val="none"/>
        </w:rPr>
      </w:pPr>
      <w:r w:rsidDel="00000000" w:rsidR="00000000" w:rsidRPr="00000000">
        <w:rPr>
          <w:rtl w:val="0"/>
        </w:rPr>
        <w:t xml:space="preserve">Pick a time for the reference time… say, Jan 1, 2020 (or Aug 1 2020 if you want less missing data). Unit will be hours. </w:t>
      </w:r>
    </w:p>
    <w:p w:rsidR="00000000" w:rsidDel="00000000" w:rsidP="00000000" w:rsidRDefault="00000000" w:rsidRPr="00000000" w14:paraId="00000019">
      <w:pPr>
        <w:numPr>
          <w:ilvl w:val="1"/>
          <w:numId w:val="17"/>
        </w:numPr>
        <w:ind w:left="1440" w:hanging="360"/>
        <w:rPr>
          <w:u w:val="none"/>
        </w:rPr>
      </w:pPr>
      <w:r w:rsidDel="00000000" w:rsidR="00000000" w:rsidRPr="00000000">
        <w:rPr>
          <w:rtl w:val="0"/>
        </w:rPr>
        <w:t xml:space="preserve">Create time array using missing data (example, set missing metadata parameter to -999)... Aug 1 to Aug 24 will be missing… Aug 25 and aug 26, actual data.</w:t>
      </w:r>
    </w:p>
    <w:p w:rsidR="00000000" w:rsidDel="00000000" w:rsidP="00000000" w:rsidRDefault="00000000" w:rsidRPr="00000000" w14:paraId="0000001A">
      <w:pPr>
        <w:numPr>
          <w:ilvl w:val="1"/>
          <w:numId w:val="17"/>
        </w:numPr>
        <w:ind w:left="1440" w:hanging="360"/>
        <w:rPr>
          <w:u w:val="none"/>
        </w:rPr>
      </w:pPr>
      <w:r w:rsidDel="00000000" w:rsidR="00000000" w:rsidRPr="00000000">
        <w:rPr>
          <w:rtl w:val="0"/>
        </w:rPr>
        <w:t xml:space="preserve">This is to get used to plotting timeseries with a reasonable x-axis and to understand how to handle missing data.  Example:</w:t>
      </w:r>
    </w:p>
    <w:p w:rsidR="00000000" w:rsidDel="00000000" w:rsidP="00000000" w:rsidRDefault="00000000" w:rsidRPr="00000000" w14:paraId="0000001B">
      <w:pPr>
        <w:numPr>
          <w:ilvl w:val="2"/>
          <w:numId w:val="17"/>
        </w:numPr>
        <w:ind w:left="2160" w:hanging="360"/>
        <w:rPr>
          <w:u w:val="none"/>
        </w:rPr>
      </w:pPr>
      <w:r w:rsidDel="00000000" w:rsidR="00000000" w:rsidRPr="00000000">
        <w:rPr>
          <w:rtl w:val="0"/>
        </w:rPr>
        <w:t xml:space="preserve">time (0) = 0,  wind(0) = -999  (for missing data if starting at aug 1)</w:t>
      </w:r>
    </w:p>
    <w:p w:rsidR="00000000" w:rsidDel="00000000" w:rsidP="00000000" w:rsidRDefault="00000000" w:rsidRPr="00000000" w14:paraId="0000001C">
      <w:pPr>
        <w:numPr>
          <w:ilvl w:val="2"/>
          <w:numId w:val="17"/>
        </w:numPr>
        <w:ind w:left="2160" w:hanging="360"/>
        <w:rPr>
          <w:u w:val="none"/>
        </w:rPr>
      </w:pPr>
      <w:r w:rsidDel="00000000" w:rsidR="00000000" w:rsidRPr="00000000">
        <w:rPr>
          <w:rtl w:val="0"/>
        </w:rPr>
        <w:t xml:space="preserve">time(n) = &lt;hour value for aug 25th 00z, i.e. 24 days * 24 hours per day&gt;, wind (n) = first actual value</w:t>
      </w:r>
    </w:p>
    <w:p w:rsidR="00000000" w:rsidDel="00000000" w:rsidP="00000000" w:rsidRDefault="00000000" w:rsidRPr="00000000" w14:paraId="0000001D">
      <w:pPr>
        <w:numPr>
          <w:ilvl w:val="0"/>
          <w:numId w:val="17"/>
        </w:numPr>
        <w:ind w:left="720" w:hanging="360"/>
        <w:rPr>
          <w:u w:val="none"/>
        </w:rPr>
      </w:pPr>
      <w:r w:rsidDel="00000000" w:rsidR="00000000" w:rsidRPr="00000000">
        <w:rPr>
          <w:rtl w:val="0"/>
        </w:rPr>
        <w:t xml:space="preserve">Once have timeseries, and missing data plots, will move to wind rose</w:t>
      </w:r>
    </w:p>
    <w:p w:rsidR="00000000" w:rsidDel="00000000" w:rsidP="00000000" w:rsidRDefault="00000000" w:rsidRPr="00000000" w14:paraId="0000001E">
      <w:pPr>
        <w:numPr>
          <w:ilvl w:val="0"/>
          <w:numId w:val="17"/>
        </w:numPr>
        <w:ind w:left="720" w:hanging="360"/>
        <w:rPr>
          <w:u w:val="none"/>
        </w:rPr>
      </w:pPr>
      <w:r w:rsidDel="00000000" w:rsidR="00000000" w:rsidRPr="00000000">
        <w:rPr>
          <w:rtl w:val="0"/>
        </w:rPr>
        <w:t xml:space="preserve">Played with csv in excel software… showed Moon how to cut and paste columns if she wants to avoid reading in the entire csv file in python.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b w:val="1"/>
          <w:u w:val="single"/>
          <w:rtl w:val="0"/>
        </w:rPr>
        <w:t xml:space="preserve">September 11th, 2020</w:t>
      </w:r>
    </w:p>
    <w:p w:rsidR="00000000" w:rsidDel="00000000" w:rsidP="00000000" w:rsidRDefault="00000000" w:rsidRPr="00000000" w14:paraId="00000021">
      <w:pPr>
        <w:numPr>
          <w:ilvl w:val="0"/>
          <w:numId w:val="8"/>
        </w:numPr>
        <w:ind w:left="720" w:hanging="360"/>
        <w:rPr>
          <w:u w:val="none"/>
        </w:rPr>
      </w:pPr>
      <w:r w:rsidDel="00000000" w:rsidR="00000000" w:rsidRPr="00000000">
        <w:rPr>
          <w:rtl w:val="0"/>
        </w:rPr>
        <w:t xml:space="preserve">In regards to my call with Aneesh, I decided to play around with different plotting techniques and see which one lended itself the most useful.</w:t>
      </w:r>
    </w:p>
    <w:p w:rsidR="00000000" w:rsidDel="00000000" w:rsidP="00000000" w:rsidRDefault="00000000" w:rsidRPr="00000000" w14:paraId="00000022">
      <w:pPr>
        <w:numPr>
          <w:ilvl w:val="0"/>
          <w:numId w:val="9"/>
        </w:numPr>
        <w:ind w:left="1440" w:hanging="360"/>
        <w:rPr>
          <w:u w:val="none"/>
        </w:rPr>
      </w:pPr>
      <w:r w:rsidDel="00000000" w:rsidR="00000000" w:rsidRPr="00000000">
        <w:rPr>
          <w:rtl w:val="0"/>
        </w:rPr>
        <w:t xml:space="preserve">He recommended I try and use a scatter plot. Even though we can’t as clearly see the relationship between the wind speed and time, it at least gets rid of the weird line connecting the two days and throwing off the data.</w:t>
      </w:r>
    </w:p>
    <w:p w:rsidR="00000000" w:rsidDel="00000000" w:rsidP="00000000" w:rsidRDefault="00000000" w:rsidRPr="00000000" w14:paraId="00000023">
      <w:pPr>
        <w:ind w:left="0" w:firstLine="0"/>
        <w:rPr/>
      </w:pPr>
      <w:r w:rsidDel="00000000" w:rsidR="00000000" w:rsidRPr="00000000">
        <w:rPr>
          <w:rtl w:val="0"/>
        </w:rPr>
        <w:t xml:space="preserve">Here are some Comparison Images.</w:t>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4605338" cy="2306878"/>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605338" cy="230687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This is my Original Plot. As you can see, it makes a connection between Aug 25th and Aug 26th, even though none should exist.</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075424" cy="2614613"/>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75424"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Following the scatter plot documentation, we manage to get rid of that line altogether and see the wind speed across separate days. I could consider putting in an axis break so that they’re not as spaced apart. The Time here also needs to be fixed still with the Python Date/Time documentation that Aneesh sent. I haven’t gotten around to implementing it just yet but next week I’m hoping to do that.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Here is the final thing I did, which was to change time into an interval of 5 minute elapsed periods.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31115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is by far the best results I’ve gotten. The x-axis will need some more work in terms of readability as I’m sure it won’t make sense, but basically it’s minutes elapsed since ____. So the 1400 at the end of the graph is saying, 1400 minutes elapsed since ____ Zulu. Or whatever our beginning timestamp may be.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u w:val="single"/>
        </w:rPr>
      </w:pPr>
      <w:r w:rsidDel="00000000" w:rsidR="00000000" w:rsidRPr="00000000">
        <w:rPr>
          <w:b w:val="1"/>
          <w:u w:val="single"/>
          <w:rtl w:val="0"/>
        </w:rPr>
        <w:t xml:space="preserve">Goals:</w:t>
      </w:r>
    </w:p>
    <w:p w:rsidR="00000000" w:rsidDel="00000000" w:rsidP="00000000" w:rsidRDefault="00000000" w:rsidRPr="00000000" w14:paraId="0000002F">
      <w:pPr>
        <w:rPr/>
      </w:pPr>
      <w:r w:rsidDel="00000000" w:rsidR="00000000" w:rsidRPr="00000000">
        <w:rPr>
          <w:rtl w:val="0"/>
        </w:rPr>
        <w:t xml:space="preserve">Next Week, what I’m going to try to do is try and fidget around with the timestamp information Aneesh sent me so that maybe I can work with time in the way it’s supposed to be instead of having to convert it to 5 minute intervals. I’m also going to begin plotting more sample data and see if I can produce a couple graphs like the one I produced above. Once that looks good, we can start on Wind Roses!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u w:val="single"/>
        </w:rPr>
      </w:pPr>
      <w:r w:rsidDel="00000000" w:rsidR="00000000" w:rsidRPr="00000000">
        <w:rPr>
          <w:b w:val="1"/>
          <w:u w:val="single"/>
          <w:rtl w:val="0"/>
        </w:rPr>
        <w:t xml:space="preserve">September 18th, 2020</w:t>
      </w:r>
    </w:p>
    <w:p w:rsidR="00000000" w:rsidDel="00000000" w:rsidP="00000000" w:rsidRDefault="00000000" w:rsidRPr="00000000" w14:paraId="00000033">
      <w:pPr>
        <w:rPr>
          <w:u w:val="single"/>
        </w:rPr>
      </w:pPr>
      <w:r w:rsidDel="00000000" w:rsidR="00000000" w:rsidRPr="00000000">
        <w:rPr>
          <w:rtl w:val="0"/>
        </w:rPr>
      </w:r>
    </w:p>
    <w:p w:rsidR="00000000" w:rsidDel="00000000" w:rsidP="00000000" w:rsidRDefault="00000000" w:rsidRPr="00000000" w14:paraId="00000034">
      <w:pPr>
        <w:numPr>
          <w:ilvl w:val="0"/>
          <w:numId w:val="6"/>
        </w:numPr>
        <w:ind w:left="720" w:hanging="360"/>
        <w:rPr/>
      </w:pPr>
      <w:r w:rsidDel="00000000" w:rsidR="00000000" w:rsidRPr="00000000">
        <w:rPr>
          <w:rtl w:val="0"/>
        </w:rPr>
        <w:t xml:space="preserve">Gary Granger has provided the csv files for 2018-2020!  They have been uploaded to the drive </w:t>
      </w:r>
      <w:hyperlink r:id="rId1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35">
      <w:pPr>
        <w:numPr>
          <w:ilvl w:val="0"/>
          <w:numId w:val="6"/>
        </w:numPr>
        <w:ind w:left="720" w:hanging="360"/>
        <w:rPr/>
      </w:pPr>
      <w:r w:rsidDel="00000000" w:rsidR="00000000" w:rsidRPr="00000000">
        <w:rPr>
          <w:rtl w:val="0"/>
        </w:rPr>
        <w:t xml:space="preserve">The SONIC is the 1 sec data (larger files) and the old “WXT” is the 5 minute data (smaller files). </w:t>
      </w:r>
    </w:p>
    <w:p w:rsidR="00000000" w:rsidDel="00000000" w:rsidP="00000000" w:rsidRDefault="00000000" w:rsidRPr="00000000" w14:paraId="00000036">
      <w:pPr>
        <w:numPr>
          <w:ilvl w:val="1"/>
          <w:numId w:val="6"/>
        </w:numPr>
        <w:ind w:left="1440" w:hanging="360"/>
        <w:rPr>
          <w:u w:val="none"/>
        </w:rPr>
      </w:pPr>
      <w:r w:rsidDel="00000000" w:rsidR="00000000" w:rsidRPr="00000000">
        <w:rPr>
          <w:rtl w:val="0"/>
        </w:rPr>
        <w:t xml:space="preserve">SONIC: variables are: datetime,Dir,Spd,Status,U,V</w:t>
      </w:r>
    </w:p>
    <w:p w:rsidR="00000000" w:rsidDel="00000000" w:rsidP="00000000" w:rsidRDefault="00000000" w:rsidRPr="00000000" w14:paraId="00000037">
      <w:pPr>
        <w:numPr>
          <w:ilvl w:val="1"/>
          <w:numId w:val="6"/>
        </w:numPr>
        <w:ind w:left="1440" w:hanging="360"/>
        <w:rPr>
          <w:u w:val="none"/>
        </w:rPr>
      </w:pPr>
      <w:r w:rsidDel="00000000" w:rsidR="00000000" w:rsidRPr="00000000">
        <w:rPr>
          <w:rtl w:val="0"/>
        </w:rPr>
        <w:t xml:space="preserve">WXT: variables are: datetime,wdir,wspd,wspd_max,tdry,rh,pres,rain_accum,batt</w:t>
      </w:r>
    </w:p>
    <w:p w:rsidR="00000000" w:rsidDel="00000000" w:rsidP="00000000" w:rsidRDefault="00000000" w:rsidRPr="00000000" w14:paraId="00000038">
      <w:pPr>
        <w:numPr>
          <w:ilvl w:val="0"/>
          <w:numId w:val="6"/>
        </w:numPr>
        <w:ind w:left="720" w:hanging="360"/>
        <w:rPr>
          <w:u w:val="none"/>
        </w:rPr>
      </w:pPr>
      <w:r w:rsidDel="00000000" w:rsidR="00000000" w:rsidRPr="00000000">
        <w:rPr>
          <w:rtl w:val="0"/>
        </w:rPr>
        <w:t xml:space="preserve">Units (from Gary): </w:t>
      </w:r>
    </w:p>
    <w:p w:rsidR="00000000" w:rsidDel="00000000" w:rsidP="00000000" w:rsidRDefault="00000000" w:rsidRPr="00000000" w14:paraId="00000039">
      <w:pPr>
        <w:numPr>
          <w:ilvl w:val="1"/>
          <w:numId w:val="6"/>
        </w:numPr>
        <w:ind w:left="1440" w:hanging="360"/>
        <w:rPr>
          <w:u w:val="none"/>
        </w:rPr>
      </w:pPr>
      <w:r w:rsidDel="00000000" w:rsidR="00000000" w:rsidRPr="00000000">
        <w:rPr>
          <w:color w:val="222222"/>
          <w:highlight w:val="white"/>
          <w:rtl w:val="0"/>
        </w:rPr>
        <w:t xml:space="preserve">Wind speeds are in m/s, </w:t>
      </w:r>
    </w:p>
    <w:p w:rsidR="00000000" w:rsidDel="00000000" w:rsidP="00000000" w:rsidRDefault="00000000" w:rsidRPr="00000000" w14:paraId="0000003A">
      <w:pPr>
        <w:numPr>
          <w:ilvl w:val="1"/>
          <w:numId w:val="6"/>
        </w:numPr>
        <w:ind w:left="1440" w:hanging="360"/>
        <w:rPr>
          <w:u w:val="none"/>
        </w:rPr>
      </w:pPr>
      <w:r w:rsidDel="00000000" w:rsidR="00000000" w:rsidRPr="00000000">
        <w:rPr>
          <w:color w:val="222222"/>
          <w:highlight w:val="white"/>
          <w:rtl w:val="0"/>
        </w:rPr>
        <w:t xml:space="preserve">temperatures in Celsius, </w:t>
      </w:r>
    </w:p>
    <w:p w:rsidR="00000000" w:rsidDel="00000000" w:rsidP="00000000" w:rsidRDefault="00000000" w:rsidRPr="00000000" w14:paraId="0000003B">
      <w:pPr>
        <w:numPr>
          <w:ilvl w:val="1"/>
          <w:numId w:val="6"/>
        </w:numPr>
        <w:ind w:left="1440" w:hanging="360"/>
        <w:rPr>
          <w:u w:val="none"/>
        </w:rPr>
      </w:pPr>
      <w:r w:rsidDel="00000000" w:rsidR="00000000" w:rsidRPr="00000000">
        <w:rPr>
          <w:color w:val="222222"/>
          <w:highlight w:val="white"/>
          <w:rtl w:val="0"/>
        </w:rPr>
        <w:t xml:space="preserve">pressures in hPa,directions</w:t>
      </w:r>
    </w:p>
    <w:p w:rsidR="00000000" w:rsidDel="00000000" w:rsidP="00000000" w:rsidRDefault="00000000" w:rsidRPr="00000000" w14:paraId="0000003C">
      <w:pPr>
        <w:numPr>
          <w:ilvl w:val="1"/>
          <w:numId w:val="6"/>
        </w:numPr>
        <w:ind w:left="1440" w:hanging="360"/>
        <w:rPr>
          <w:u w:val="none"/>
        </w:rPr>
      </w:pPr>
      <w:r w:rsidDel="00000000" w:rsidR="00000000" w:rsidRPr="00000000">
        <w:rPr>
          <w:color w:val="222222"/>
          <w:highlight w:val="white"/>
          <w:rtl w:val="0"/>
        </w:rPr>
        <w:t xml:space="preserve">compass degrees from true north, </w:t>
      </w:r>
    </w:p>
    <w:p w:rsidR="00000000" w:rsidDel="00000000" w:rsidP="00000000" w:rsidRDefault="00000000" w:rsidRPr="00000000" w14:paraId="0000003D">
      <w:pPr>
        <w:numPr>
          <w:ilvl w:val="1"/>
          <w:numId w:val="6"/>
        </w:numPr>
        <w:ind w:left="1440" w:hanging="360"/>
        <w:rPr>
          <w:u w:val="none"/>
        </w:rPr>
      </w:pPr>
      <w:r w:rsidDel="00000000" w:rsidR="00000000" w:rsidRPr="00000000">
        <w:rPr>
          <w:color w:val="222222"/>
          <w:highlight w:val="white"/>
          <w:rtl w:val="0"/>
        </w:rPr>
        <w:t xml:space="preserve">rain accumulation in mm.  </w:t>
      </w:r>
    </w:p>
    <w:p w:rsidR="00000000" w:rsidDel="00000000" w:rsidP="00000000" w:rsidRDefault="00000000" w:rsidRPr="00000000" w14:paraId="0000003E">
      <w:pPr>
        <w:numPr>
          <w:ilvl w:val="1"/>
          <w:numId w:val="6"/>
        </w:numPr>
        <w:ind w:left="1440" w:hanging="360"/>
        <w:rPr>
          <w:u w:val="none"/>
        </w:rPr>
      </w:pPr>
      <w:r w:rsidDel="00000000" w:rsidR="00000000" w:rsidRPr="00000000">
        <w:rPr>
          <w:color w:val="222222"/>
          <w:highlight w:val="white"/>
          <w:rtl w:val="0"/>
        </w:rPr>
        <w:t xml:space="preserve">I think the wind direction is downwind and not upwind, but I did not verify that.</w:t>
      </w:r>
    </w:p>
    <w:p w:rsidR="00000000" w:rsidDel="00000000" w:rsidP="00000000" w:rsidRDefault="00000000" w:rsidRPr="00000000" w14:paraId="0000003F">
      <w:pPr>
        <w:numPr>
          <w:ilvl w:val="1"/>
          <w:numId w:val="6"/>
        </w:numPr>
        <w:ind w:left="1440" w:hanging="360"/>
        <w:rPr>
          <w:u w:val="none"/>
        </w:rPr>
      </w:pPr>
      <w:r w:rsidDel="00000000" w:rsidR="00000000" w:rsidRPr="00000000">
        <w:rPr>
          <w:color w:val="222222"/>
          <w:highlight w:val="white"/>
          <w:rtl w:val="0"/>
        </w:rPr>
        <w:t xml:space="preserve">WXT “old” sensor:  </w:t>
      </w:r>
      <w:hyperlink r:id="rId11">
        <w:r w:rsidDel="00000000" w:rsidR="00000000" w:rsidRPr="00000000">
          <w:rPr>
            <w:color w:val="1155cc"/>
            <w:highlight w:val="white"/>
            <w:u w:val="single"/>
            <w:rtl w:val="0"/>
          </w:rPr>
          <w:t xml:space="preserve">RAL website for ML</w:t>
        </w:r>
      </w:hyperlink>
      <w:r w:rsidDel="00000000" w:rsidR="00000000" w:rsidRPr="00000000">
        <w:rPr>
          <w:rtl w:val="0"/>
        </w:rPr>
      </w:r>
    </w:p>
    <w:p w:rsidR="00000000" w:rsidDel="00000000" w:rsidP="00000000" w:rsidRDefault="00000000" w:rsidRPr="00000000" w14:paraId="00000040">
      <w:pPr>
        <w:numPr>
          <w:ilvl w:val="0"/>
          <w:numId w:val="6"/>
        </w:numPr>
        <w:ind w:left="720" w:hanging="360"/>
        <w:rPr>
          <w:color w:val="222222"/>
          <w:highlight w:val="yellow"/>
        </w:rPr>
      </w:pPr>
      <w:r w:rsidDel="00000000" w:rsidR="00000000" w:rsidRPr="00000000">
        <w:rPr>
          <w:color w:val="222222"/>
          <w:highlight w:val="yellow"/>
          <w:rtl w:val="0"/>
        </w:rPr>
        <w:t xml:space="preserve">To-do tasks</w:t>
      </w:r>
    </w:p>
    <w:p w:rsidR="00000000" w:rsidDel="00000000" w:rsidP="00000000" w:rsidRDefault="00000000" w:rsidRPr="00000000" w14:paraId="00000041">
      <w:pPr>
        <w:numPr>
          <w:ilvl w:val="1"/>
          <w:numId w:val="6"/>
        </w:numPr>
        <w:ind w:left="1440" w:hanging="360"/>
        <w:rPr>
          <w:color w:val="222222"/>
          <w:highlight w:val="white"/>
          <w:u w:val="none"/>
        </w:rPr>
      </w:pPr>
      <w:r w:rsidDel="00000000" w:rsidR="00000000" w:rsidRPr="00000000">
        <w:rPr>
          <w:color w:val="222222"/>
          <w:highlight w:val="white"/>
          <w:rtl w:val="0"/>
        </w:rPr>
        <w:t xml:space="preserve">Python: figure out how to ingest CSV file w/o automatically having all variables as a string. </w:t>
      </w:r>
    </w:p>
    <w:p w:rsidR="00000000" w:rsidDel="00000000" w:rsidP="00000000" w:rsidRDefault="00000000" w:rsidRPr="00000000" w14:paraId="00000042">
      <w:pPr>
        <w:numPr>
          <w:ilvl w:val="2"/>
          <w:numId w:val="6"/>
        </w:numPr>
        <w:ind w:left="2160" w:hanging="360"/>
        <w:rPr>
          <w:color w:val="222222"/>
          <w:highlight w:val="white"/>
          <w:u w:val="none"/>
        </w:rPr>
      </w:pPr>
      <w:r w:rsidDel="00000000" w:rsidR="00000000" w:rsidRPr="00000000">
        <w:rPr>
          <w:color w:val="222222"/>
          <w:highlight w:val="white"/>
          <w:rtl w:val="0"/>
        </w:rPr>
        <w:t xml:space="preserve">In NCL, routines to read in ascii files (and csv files). Is there something like this in python? </w:t>
      </w:r>
    </w:p>
    <w:p w:rsidR="00000000" w:rsidDel="00000000" w:rsidP="00000000" w:rsidRDefault="00000000" w:rsidRPr="00000000" w14:paraId="00000043">
      <w:pPr>
        <w:numPr>
          <w:ilvl w:val="2"/>
          <w:numId w:val="6"/>
        </w:numPr>
        <w:ind w:left="2160" w:hanging="360"/>
        <w:rPr>
          <w:color w:val="222222"/>
          <w:highlight w:val="white"/>
          <w:u w:val="none"/>
        </w:rPr>
      </w:pPr>
      <w:hyperlink r:id="rId12">
        <w:r w:rsidDel="00000000" w:rsidR="00000000" w:rsidRPr="00000000">
          <w:rPr>
            <w:color w:val="1155cc"/>
            <w:highlight w:val="white"/>
            <w:u w:val="single"/>
            <w:rtl w:val="0"/>
          </w:rPr>
          <w:t xml:space="preserve">https://www.ncl.ucar.edu/Applications/read_ascii.shtml</w:t>
        </w:r>
      </w:hyperlink>
      <w:r w:rsidDel="00000000" w:rsidR="00000000" w:rsidRPr="00000000">
        <w:rPr>
          <w:rtl w:val="0"/>
        </w:rPr>
      </w:r>
    </w:p>
    <w:p w:rsidR="00000000" w:rsidDel="00000000" w:rsidP="00000000" w:rsidRDefault="00000000" w:rsidRPr="00000000" w14:paraId="00000044">
      <w:pPr>
        <w:numPr>
          <w:ilvl w:val="2"/>
          <w:numId w:val="6"/>
        </w:numPr>
        <w:ind w:left="2160" w:hanging="360"/>
        <w:rPr>
          <w:color w:val="222222"/>
          <w:highlight w:val="white"/>
          <w:u w:val="none"/>
        </w:rPr>
      </w:pPr>
      <w:r w:rsidDel="00000000" w:rsidR="00000000" w:rsidRPr="00000000">
        <w:rPr>
          <w:color w:val="222222"/>
          <w:highlight w:val="white"/>
          <w:rtl w:val="0"/>
        </w:rPr>
        <w:t xml:space="preserve">We want to avoid ingesting data as a string.</w:t>
      </w:r>
    </w:p>
    <w:p w:rsidR="00000000" w:rsidDel="00000000" w:rsidP="00000000" w:rsidRDefault="00000000" w:rsidRPr="00000000" w14:paraId="00000045">
      <w:pPr>
        <w:numPr>
          <w:ilvl w:val="1"/>
          <w:numId w:val="6"/>
        </w:numPr>
        <w:ind w:left="1440" w:hanging="360"/>
        <w:rPr>
          <w:color w:val="222222"/>
          <w:highlight w:val="white"/>
          <w:u w:val="none"/>
        </w:rPr>
      </w:pPr>
      <w:r w:rsidDel="00000000" w:rsidR="00000000" w:rsidRPr="00000000">
        <w:rPr>
          <w:color w:val="222222"/>
          <w:highlight w:val="white"/>
          <w:rtl w:val="0"/>
        </w:rPr>
        <w:t xml:space="preserve">Plot SONIC (one file to start), add all files once you’ve got that complete</w:t>
      </w:r>
    </w:p>
    <w:p w:rsidR="00000000" w:rsidDel="00000000" w:rsidP="00000000" w:rsidRDefault="00000000" w:rsidRPr="00000000" w14:paraId="00000046">
      <w:pPr>
        <w:numPr>
          <w:ilvl w:val="1"/>
          <w:numId w:val="6"/>
        </w:numPr>
        <w:ind w:left="1440" w:hanging="360"/>
        <w:rPr>
          <w:color w:val="222222"/>
          <w:highlight w:val="white"/>
          <w:u w:val="none"/>
        </w:rPr>
      </w:pPr>
      <w:r w:rsidDel="00000000" w:rsidR="00000000" w:rsidRPr="00000000">
        <w:rPr>
          <w:color w:val="222222"/>
          <w:highlight w:val="white"/>
          <w:rtl w:val="0"/>
        </w:rPr>
        <w:t xml:space="preserve">Plot WXT “” </w:t>
      </w:r>
    </w:p>
    <w:p w:rsidR="00000000" w:rsidDel="00000000" w:rsidP="00000000" w:rsidRDefault="00000000" w:rsidRPr="00000000" w14:paraId="00000047">
      <w:pPr>
        <w:numPr>
          <w:ilvl w:val="1"/>
          <w:numId w:val="6"/>
        </w:numPr>
        <w:ind w:left="1440" w:hanging="360"/>
        <w:rPr>
          <w:color w:val="222222"/>
          <w:highlight w:val="white"/>
          <w:u w:val="none"/>
        </w:rPr>
      </w:pPr>
      <w:r w:rsidDel="00000000" w:rsidR="00000000" w:rsidRPr="00000000">
        <w:rPr>
          <w:color w:val="222222"/>
          <w:highlight w:val="white"/>
          <w:rtl w:val="0"/>
        </w:rPr>
        <w:t xml:space="preserve">Try plotting both SONIC and WXT together</w:t>
      </w:r>
    </w:p>
    <w:p w:rsidR="00000000" w:rsidDel="00000000" w:rsidP="00000000" w:rsidRDefault="00000000" w:rsidRPr="00000000" w14:paraId="00000048">
      <w:pPr>
        <w:numPr>
          <w:ilvl w:val="2"/>
          <w:numId w:val="6"/>
        </w:numPr>
        <w:ind w:left="2160" w:hanging="360"/>
        <w:rPr>
          <w:color w:val="222222"/>
          <w:highlight w:val="white"/>
          <w:u w:val="none"/>
        </w:rPr>
      </w:pPr>
      <w:r w:rsidDel="00000000" w:rsidR="00000000" w:rsidRPr="00000000">
        <w:rPr>
          <w:color w:val="222222"/>
          <w:highlight w:val="white"/>
          <w:rtl w:val="0"/>
        </w:rPr>
        <w:t xml:space="preserve">Take mean of SONIC for 5 minutes ( 300 sec, time steps), save that into a different array</w:t>
      </w:r>
    </w:p>
    <w:p w:rsidR="00000000" w:rsidDel="00000000" w:rsidP="00000000" w:rsidRDefault="00000000" w:rsidRPr="00000000" w14:paraId="00000049">
      <w:pPr>
        <w:numPr>
          <w:ilvl w:val="2"/>
          <w:numId w:val="6"/>
        </w:numPr>
        <w:ind w:left="2160" w:hanging="360"/>
        <w:rPr>
          <w:color w:val="222222"/>
          <w:highlight w:val="white"/>
          <w:u w:val="none"/>
        </w:rPr>
      </w:pPr>
      <w:r w:rsidDel="00000000" w:rsidR="00000000" w:rsidRPr="00000000">
        <w:rPr>
          <w:color w:val="222222"/>
          <w:highlight w:val="white"/>
          <w:rtl w:val="0"/>
        </w:rPr>
        <w:t xml:space="preserve">Plot the new array w/WXT -- both will have the same time slices</w:t>
      </w:r>
    </w:p>
    <w:p w:rsidR="00000000" w:rsidDel="00000000" w:rsidP="00000000" w:rsidRDefault="00000000" w:rsidRPr="00000000" w14:paraId="0000004A">
      <w:pPr>
        <w:numPr>
          <w:ilvl w:val="2"/>
          <w:numId w:val="6"/>
        </w:numPr>
        <w:ind w:left="2160" w:hanging="360"/>
        <w:rPr>
          <w:color w:val="222222"/>
          <w:highlight w:val="white"/>
          <w:u w:val="none"/>
        </w:rPr>
      </w:pPr>
      <w:r w:rsidDel="00000000" w:rsidR="00000000" w:rsidRPr="00000000">
        <w:rPr>
          <w:color w:val="222222"/>
          <w:highlight w:val="white"/>
          <w:rtl w:val="0"/>
        </w:rPr>
        <w:t xml:space="preserve">Plot max_spd in WXT files with a max windspeed we will compute w/ SONIC : Similarly to d.i. -&gt; take the “max” for 300 sec time steps, save that max value into a different and the compare with WXT.</w:t>
      </w:r>
    </w:p>
    <w:p w:rsidR="00000000" w:rsidDel="00000000" w:rsidP="00000000" w:rsidRDefault="00000000" w:rsidRPr="00000000" w14:paraId="0000004B">
      <w:pPr>
        <w:ind w:left="2160" w:firstLine="0"/>
        <w:rPr>
          <w:color w:val="222222"/>
          <w:highlight w:val="white"/>
        </w:rPr>
      </w:pPr>
      <w:r w:rsidDel="00000000" w:rsidR="00000000" w:rsidRPr="00000000">
        <w:rPr>
          <w:rtl w:val="0"/>
        </w:rPr>
      </w:r>
    </w:p>
    <w:p w:rsidR="00000000" w:rsidDel="00000000" w:rsidP="00000000" w:rsidRDefault="00000000" w:rsidRPr="00000000" w14:paraId="0000004C">
      <w:pPr>
        <w:ind w:left="2160" w:firstLine="0"/>
        <w:rPr>
          <w:color w:val="222222"/>
          <w:highlight w:val="white"/>
        </w:rPr>
      </w:pPr>
      <w:r w:rsidDel="00000000" w:rsidR="00000000" w:rsidRPr="00000000">
        <w:rPr>
          <w:rtl w:val="0"/>
        </w:rPr>
      </w:r>
    </w:p>
    <w:p w:rsidR="00000000" w:rsidDel="00000000" w:rsidP="00000000" w:rsidRDefault="00000000" w:rsidRPr="00000000" w14:paraId="0000004D">
      <w:pPr>
        <w:rPr>
          <w:b w:val="1"/>
          <w:color w:val="222222"/>
          <w:highlight w:val="white"/>
          <w:u w:val="single"/>
        </w:rPr>
      </w:pPr>
      <w:r w:rsidDel="00000000" w:rsidR="00000000" w:rsidRPr="00000000">
        <w:rPr>
          <w:b w:val="1"/>
          <w:color w:val="222222"/>
          <w:highlight w:val="white"/>
          <w:u w:val="single"/>
          <w:rtl w:val="0"/>
        </w:rPr>
        <w:t xml:space="preserve">October 2nd, 2020</w:t>
      </w:r>
    </w:p>
    <w:p w:rsidR="00000000" w:rsidDel="00000000" w:rsidP="00000000" w:rsidRDefault="00000000" w:rsidRPr="00000000" w14:paraId="0000004E">
      <w:pPr>
        <w:numPr>
          <w:ilvl w:val="0"/>
          <w:numId w:val="18"/>
        </w:numPr>
        <w:ind w:left="720" w:hanging="360"/>
        <w:rPr>
          <w:u w:val="none"/>
        </w:rPr>
      </w:pPr>
      <w:r w:rsidDel="00000000" w:rsidR="00000000" w:rsidRPr="00000000">
        <w:rPr>
          <w:rtl w:val="0"/>
        </w:rPr>
        <w:t xml:space="preserve">Username is mpasha  - You have an account on Cheyenne, Casper, (NCAR supercomputers) with this username! Use Duo to log on.  Instructions are </w:t>
      </w:r>
      <w:hyperlink r:id="rId13">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18"/>
        </w:numPr>
        <w:ind w:left="720" w:hanging="360"/>
        <w:rPr>
          <w:u w:val="none"/>
        </w:rPr>
      </w:pPr>
      <w:r w:rsidDel="00000000" w:rsidR="00000000" w:rsidRPr="00000000">
        <w:rPr>
          <w:rtl w:val="0"/>
        </w:rPr>
        <w:t xml:space="preserve">Reminder:</w:t>
      </w:r>
    </w:p>
    <w:p w:rsidR="00000000" w:rsidDel="00000000" w:rsidP="00000000" w:rsidRDefault="00000000" w:rsidRPr="00000000" w14:paraId="00000051">
      <w:pPr>
        <w:ind w:left="720" w:firstLine="0"/>
        <w:rPr/>
      </w:pPr>
      <w:r w:rsidDel="00000000" w:rsidR="00000000" w:rsidRPr="00000000">
        <w:rPr>
          <w:rtl w:val="0"/>
        </w:rPr>
        <w:t xml:space="preserve">The SONIC is the 1 sec data (larger files) and the old “WXT” is the 5 minute data (smaller files).</w:t>
      </w:r>
    </w:p>
    <w:p w:rsidR="00000000" w:rsidDel="00000000" w:rsidP="00000000" w:rsidRDefault="00000000" w:rsidRPr="00000000" w14:paraId="00000052">
      <w:pPr>
        <w:numPr>
          <w:ilvl w:val="1"/>
          <w:numId w:val="18"/>
        </w:numPr>
        <w:ind w:left="1440" w:hanging="360"/>
        <w:rPr>
          <w:u w:val="none"/>
        </w:rPr>
      </w:pPr>
      <w:r w:rsidDel="00000000" w:rsidR="00000000" w:rsidRPr="00000000">
        <w:rPr>
          <w:rtl w:val="0"/>
        </w:rPr>
        <w:t xml:space="preserve">SONIC: variables are: datetime,Dir,Spd,Status,U,V</w:t>
      </w:r>
    </w:p>
    <w:p w:rsidR="00000000" w:rsidDel="00000000" w:rsidP="00000000" w:rsidRDefault="00000000" w:rsidRPr="00000000" w14:paraId="00000053">
      <w:pPr>
        <w:numPr>
          <w:ilvl w:val="1"/>
          <w:numId w:val="18"/>
        </w:numPr>
        <w:ind w:left="1440" w:hanging="360"/>
        <w:rPr>
          <w:u w:val="none"/>
        </w:rPr>
      </w:pPr>
      <w:r w:rsidDel="00000000" w:rsidR="00000000" w:rsidRPr="00000000">
        <w:rPr>
          <w:rtl w:val="0"/>
        </w:rPr>
        <w:t xml:space="preserve">WXT: variables are: datetime,wdir,wspd,wspd_max,tdry,rh,pres,rain_accum,batt</w:t>
      </w:r>
    </w:p>
    <w:p w:rsidR="00000000" w:rsidDel="00000000" w:rsidP="00000000" w:rsidRDefault="00000000" w:rsidRPr="00000000" w14:paraId="00000054">
      <w:pPr>
        <w:numPr>
          <w:ilvl w:val="0"/>
          <w:numId w:val="18"/>
        </w:numPr>
        <w:ind w:left="720" w:hanging="360"/>
        <w:rPr>
          <w:u w:val="none"/>
        </w:rPr>
      </w:pPr>
      <w:r w:rsidDel="00000000" w:rsidR="00000000" w:rsidRPr="00000000">
        <w:rPr>
          <w:rtl w:val="0"/>
        </w:rPr>
        <w:t xml:space="preserve"> See September 18th, To-do’s: (#4)</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rPr>
          <w:b w:val="1"/>
          <w:color w:val="222222"/>
          <w:highlight w:val="white"/>
          <w:u w:val="single"/>
        </w:rPr>
      </w:pPr>
      <w:r w:rsidDel="00000000" w:rsidR="00000000" w:rsidRPr="00000000">
        <w:rPr>
          <w:b w:val="1"/>
          <w:color w:val="222222"/>
          <w:highlight w:val="white"/>
          <w:u w:val="single"/>
          <w:rtl w:val="0"/>
        </w:rPr>
        <w:t xml:space="preserve">October 14th, 2020</w:t>
      </w:r>
    </w:p>
    <w:p w:rsidR="00000000" w:rsidDel="00000000" w:rsidP="00000000" w:rsidRDefault="00000000" w:rsidRPr="00000000" w14:paraId="00000057">
      <w:pPr>
        <w:numPr>
          <w:ilvl w:val="0"/>
          <w:numId w:val="7"/>
        </w:numPr>
        <w:ind w:left="720" w:hanging="360"/>
        <w:rPr>
          <w:color w:val="222222"/>
          <w:highlight w:val="white"/>
          <w:u w:val="none"/>
        </w:rPr>
      </w:pPr>
      <w:r w:rsidDel="00000000" w:rsidR="00000000" w:rsidRPr="00000000">
        <w:rPr>
          <w:color w:val="222222"/>
          <w:highlight w:val="white"/>
          <w:rtl w:val="0"/>
        </w:rPr>
        <w:t xml:space="preserve">Pandas has proved GREAT results! No longer need lines and lines of code to convert the variables to proper types. It does it automatically as it’s imported into a dataframe.</w:t>
      </w:r>
    </w:p>
    <w:p w:rsidR="00000000" w:rsidDel="00000000" w:rsidP="00000000" w:rsidRDefault="00000000" w:rsidRPr="00000000" w14:paraId="00000058">
      <w:pPr>
        <w:numPr>
          <w:ilvl w:val="0"/>
          <w:numId w:val="4"/>
        </w:numPr>
        <w:ind w:left="1440" w:hanging="360"/>
        <w:rPr>
          <w:color w:val="222222"/>
          <w:highlight w:val="white"/>
        </w:rPr>
      </w:pPr>
      <w:r w:rsidDel="00000000" w:rsidR="00000000" w:rsidRPr="00000000">
        <w:rPr>
          <w:color w:val="222222"/>
          <w:highlight w:val="white"/>
        </w:rPr>
        <w:drawing>
          <wp:inline distB="114300" distT="114300" distL="114300" distR="114300">
            <wp:extent cx="4910138" cy="1353435"/>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910138" cy="135343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4"/>
        </w:numPr>
        <w:ind w:left="1440" w:hanging="360"/>
        <w:rPr>
          <w:color w:val="222222"/>
          <w:highlight w:val="white"/>
        </w:rPr>
      </w:pPr>
      <w:r w:rsidDel="00000000" w:rsidR="00000000" w:rsidRPr="00000000">
        <w:rPr>
          <w:color w:val="222222"/>
          <w:highlight w:val="white"/>
          <w:rtl w:val="0"/>
        </w:rPr>
        <w:t xml:space="preserve">Always nice to see a 80-90 line program be reduced to just a few lines.</w:t>
      </w:r>
    </w:p>
    <w:p w:rsidR="00000000" w:rsidDel="00000000" w:rsidP="00000000" w:rsidRDefault="00000000" w:rsidRPr="00000000" w14:paraId="0000005A">
      <w:pPr>
        <w:numPr>
          <w:ilvl w:val="0"/>
          <w:numId w:val="7"/>
        </w:numPr>
        <w:ind w:left="720" w:hanging="360"/>
        <w:rPr>
          <w:color w:val="222222"/>
          <w:highlight w:val="white"/>
          <w:u w:val="none"/>
        </w:rPr>
      </w:pPr>
      <w:r w:rsidDel="00000000" w:rsidR="00000000" w:rsidRPr="00000000">
        <w:rPr>
          <w:color w:val="222222"/>
          <w:highlight w:val="white"/>
          <w:rtl w:val="0"/>
        </w:rPr>
        <w:t xml:space="preserve">JupyterHub on Cheyenne wasn’t working for me for some reason. First it was their clean up, but then when I clicked on the links provided for it, it said I couldn’t get into the page or that the page was unavailable. More maintenance (?) So instead, knowing that October 12th marked the start of “Wind Season”, in Colorado I wanted to see what wind graphs looked like!</w:t>
      </w:r>
    </w:p>
    <w:p w:rsidR="00000000" w:rsidDel="00000000" w:rsidP="00000000" w:rsidRDefault="00000000" w:rsidRPr="00000000" w14:paraId="0000005B">
      <w:pPr>
        <w:numPr>
          <w:ilvl w:val="0"/>
          <w:numId w:val="7"/>
        </w:numPr>
        <w:ind w:left="720" w:hanging="360"/>
        <w:rPr>
          <w:color w:val="222222"/>
          <w:highlight w:val="white"/>
          <w:u w:val="none"/>
        </w:rPr>
      </w:pPr>
      <w:r w:rsidDel="00000000" w:rsidR="00000000" w:rsidRPr="00000000">
        <w:rPr>
          <w:color w:val="222222"/>
          <w:highlight w:val="white"/>
          <w:rtl w:val="0"/>
        </w:rPr>
        <w:t xml:space="preserve">I plotted here a graph from the WXT Anemometer Data (</w:t>
      </w:r>
      <w:hyperlink r:id="rId15">
        <w:r w:rsidDel="00000000" w:rsidR="00000000" w:rsidRPr="00000000">
          <w:rPr>
            <w:color w:val="1155cc"/>
            <w:highlight w:val="white"/>
            <w:u w:val="single"/>
            <w:rtl w:val="0"/>
          </w:rPr>
          <w:t xml:space="preserve">http://portal.chordsrt.com/data</w:t>
        </w:r>
      </w:hyperlink>
      <w:r w:rsidDel="00000000" w:rsidR="00000000" w:rsidRPr="00000000">
        <w:rPr>
          <w:color w:val="222222"/>
          <w:highlight w:val="white"/>
          <w:rtl w:val="0"/>
        </w:rPr>
        <w:t xml:space="preserve">) from October 9th to October 12th first, just to see what Wind Speed trends looked like prior to “Wind Season” beginning.</w:t>
      </w:r>
    </w:p>
    <w:p w:rsidR="00000000" w:rsidDel="00000000" w:rsidP="00000000" w:rsidRDefault="00000000" w:rsidRPr="00000000" w14:paraId="0000005C">
      <w:pPr>
        <w:numPr>
          <w:ilvl w:val="0"/>
          <w:numId w:val="10"/>
        </w:numPr>
        <w:ind w:left="1440" w:hanging="360"/>
        <w:rPr>
          <w:color w:val="222222"/>
          <w:highlight w:val="white"/>
        </w:rPr>
      </w:pPr>
      <w:r w:rsidDel="00000000" w:rsidR="00000000" w:rsidRPr="00000000">
        <w:rPr>
          <w:color w:val="222222"/>
          <w:highlight w:val="white"/>
        </w:rPr>
        <w:drawing>
          <wp:inline distB="114300" distT="114300" distL="114300" distR="114300">
            <wp:extent cx="4262438" cy="2205614"/>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262438" cy="220561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0"/>
        </w:numPr>
        <w:ind w:left="1440" w:hanging="360"/>
        <w:rPr>
          <w:color w:val="222222"/>
          <w:highlight w:val="white"/>
        </w:rPr>
      </w:pPr>
      <w:r w:rsidDel="00000000" w:rsidR="00000000" w:rsidRPr="00000000">
        <w:rPr>
          <w:color w:val="222222"/>
          <w:highlight w:val="white"/>
          <w:rtl w:val="0"/>
        </w:rPr>
        <w:t xml:space="preserve">Notice how the wind speed SPIKES on October 12th! </w:t>
      </w:r>
    </w:p>
    <w:p w:rsidR="00000000" w:rsidDel="00000000" w:rsidP="00000000" w:rsidRDefault="00000000" w:rsidRPr="00000000" w14:paraId="0000005E">
      <w:pPr>
        <w:numPr>
          <w:ilvl w:val="0"/>
          <w:numId w:val="7"/>
        </w:numPr>
        <w:ind w:left="720" w:hanging="360"/>
        <w:rPr>
          <w:color w:val="222222"/>
          <w:highlight w:val="white"/>
        </w:rPr>
      </w:pPr>
      <w:r w:rsidDel="00000000" w:rsidR="00000000" w:rsidRPr="00000000">
        <w:rPr>
          <w:color w:val="222222"/>
          <w:highlight w:val="white"/>
          <w:rtl w:val="0"/>
        </w:rPr>
        <w:t xml:space="preserve">Next, I plotted data from October 12th through the 15th again for the WXT data.</w:t>
      </w:r>
    </w:p>
    <w:p w:rsidR="00000000" w:rsidDel="00000000" w:rsidP="00000000" w:rsidRDefault="00000000" w:rsidRPr="00000000" w14:paraId="0000005F">
      <w:pPr>
        <w:numPr>
          <w:ilvl w:val="0"/>
          <w:numId w:val="19"/>
        </w:numPr>
        <w:ind w:left="1440" w:hanging="360"/>
        <w:rPr>
          <w:color w:val="222222"/>
          <w:highlight w:val="white"/>
          <w:u w:val="none"/>
        </w:rPr>
      </w:pPr>
      <w:r w:rsidDel="00000000" w:rsidR="00000000" w:rsidRPr="00000000">
        <w:rPr>
          <w:color w:val="222222"/>
          <w:highlight w:val="white"/>
        </w:rPr>
        <w:drawing>
          <wp:inline distB="114300" distT="114300" distL="114300" distR="114300">
            <wp:extent cx="4443413" cy="2230488"/>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443413" cy="22304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9"/>
        </w:numPr>
        <w:ind w:left="1440" w:hanging="360"/>
        <w:rPr>
          <w:color w:val="222222"/>
          <w:highlight w:val="white"/>
          <w:u w:val="none"/>
        </w:rPr>
      </w:pPr>
      <w:r w:rsidDel="00000000" w:rsidR="00000000" w:rsidRPr="00000000">
        <w:rPr>
          <w:color w:val="222222"/>
          <w:highlight w:val="white"/>
          <w:rtl w:val="0"/>
        </w:rPr>
        <w:t xml:space="preserve">You can see in this graph how crazy the winds were over the last 3 days! Really shows the emergence of this “Wind Season”.</w:t>
      </w:r>
    </w:p>
    <w:p w:rsidR="00000000" w:rsidDel="00000000" w:rsidP="00000000" w:rsidRDefault="00000000" w:rsidRPr="00000000" w14:paraId="00000061">
      <w:pPr>
        <w:numPr>
          <w:ilvl w:val="0"/>
          <w:numId w:val="7"/>
        </w:numPr>
        <w:ind w:left="720" w:hanging="360"/>
        <w:rPr>
          <w:color w:val="222222"/>
          <w:highlight w:val="white"/>
        </w:rPr>
      </w:pPr>
      <w:r w:rsidDel="00000000" w:rsidR="00000000" w:rsidRPr="00000000">
        <w:rPr>
          <w:color w:val="222222"/>
          <w:highlight w:val="white"/>
          <w:rtl w:val="0"/>
        </w:rPr>
        <w:t xml:space="preserve">Finally, to test out some of my skills, I wanted to overlay both of these charts on top of eachother.</w:t>
      </w:r>
    </w:p>
    <w:p w:rsidR="00000000" w:rsidDel="00000000" w:rsidP="00000000" w:rsidRDefault="00000000" w:rsidRPr="00000000" w14:paraId="00000062">
      <w:pPr>
        <w:numPr>
          <w:ilvl w:val="0"/>
          <w:numId w:val="20"/>
        </w:numPr>
        <w:ind w:left="1440" w:hanging="360"/>
        <w:rPr>
          <w:color w:val="222222"/>
          <w:highlight w:val="white"/>
        </w:rPr>
      </w:pPr>
      <w:r w:rsidDel="00000000" w:rsidR="00000000" w:rsidRPr="00000000">
        <w:rPr>
          <w:color w:val="222222"/>
          <w:highlight w:val="white"/>
        </w:rPr>
        <w:drawing>
          <wp:inline distB="114300" distT="114300" distL="114300" distR="114300">
            <wp:extent cx="5043488" cy="2489414"/>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043488" cy="248941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20"/>
        </w:numPr>
        <w:ind w:left="1440" w:hanging="360"/>
        <w:rPr>
          <w:color w:val="222222"/>
          <w:highlight w:val="white"/>
        </w:rPr>
      </w:pPr>
      <w:r w:rsidDel="00000000" w:rsidR="00000000" w:rsidRPr="00000000">
        <w:rPr>
          <w:color w:val="222222"/>
          <w:highlight w:val="white"/>
          <w:rtl w:val="0"/>
        </w:rPr>
        <w:t xml:space="preserve">I’ve labeled the </w:t>
      </w:r>
      <w:r w:rsidDel="00000000" w:rsidR="00000000" w:rsidRPr="00000000">
        <w:rPr>
          <w:b w:val="1"/>
          <w:color w:val="ff0000"/>
          <w:highlight w:val="white"/>
          <w:rtl w:val="0"/>
        </w:rPr>
        <w:t xml:space="preserve">Red Line Plot </w:t>
      </w:r>
      <w:r w:rsidDel="00000000" w:rsidR="00000000" w:rsidRPr="00000000">
        <w:rPr>
          <w:color w:val="222222"/>
          <w:highlight w:val="white"/>
          <w:rtl w:val="0"/>
        </w:rPr>
        <w:t xml:space="preserve">as Wind Speed Data from October 12th, 2020 - October 15th, 2020.</w:t>
      </w:r>
    </w:p>
    <w:p w:rsidR="00000000" w:rsidDel="00000000" w:rsidP="00000000" w:rsidRDefault="00000000" w:rsidRPr="00000000" w14:paraId="00000064">
      <w:pPr>
        <w:numPr>
          <w:ilvl w:val="0"/>
          <w:numId w:val="20"/>
        </w:numPr>
        <w:ind w:left="1440" w:hanging="360"/>
        <w:rPr>
          <w:color w:val="222222"/>
          <w:highlight w:val="white"/>
        </w:rPr>
      </w:pPr>
      <w:r w:rsidDel="00000000" w:rsidR="00000000" w:rsidRPr="00000000">
        <w:rPr>
          <w:color w:val="222222"/>
          <w:highlight w:val="white"/>
          <w:rtl w:val="0"/>
        </w:rPr>
        <w:t xml:space="preserve">I’ve labeled the </w:t>
      </w:r>
      <w:r w:rsidDel="00000000" w:rsidR="00000000" w:rsidRPr="00000000">
        <w:rPr>
          <w:b w:val="1"/>
          <w:color w:val="0000ff"/>
          <w:highlight w:val="white"/>
          <w:rtl w:val="0"/>
        </w:rPr>
        <w:t xml:space="preserve">Blue Line Plot</w:t>
      </w:r>
      <w:r w:rsidDel="00000000" w:rsidR="00000000" w:rsidRPr="00000000">
        <w:rPr>
          <w:b w:val="1"/>
          <w:color w:val="ff0000"/>
          <w:highlight w:val="white"/>
          <w:rtl w:val="0"/>
        </w:rPr>
        <w:t xml:space="preserve"> </w:t>
      </w:r>
      <w:r w:rsidDel="00000000" w:rsidR="00000000" w:rsidRPr="00000000">
        <w:rPr>
          <w:color w:val="222222"/>
          <w:highlight w:val="white"/>
          <w:rtl w:val="0"/>
        </w:rPr>
        <w:t xml:space="preserve">as Wind Speed Data from October 09th, 2020 - October 12th, 2020.</w:t>
      </w:r>
    </w:p>
    <w:p w:rsidR="00000000" w:rsidDel="00000000" w:rsidP="00000000" w:rsidRDefault="00000000" w:rsidRPr="00000000" w14:paraId="00000065">
      <w:pPr>
        <w:numPr>
          <w:ilvl w:val="0"/>
          <w:numId w:val="7"/>
        </w:numPr>
        <w:ind w:left="720" w:hanging="360"/>
        <w:rPr>
          <w:color w:val="222222"/>
          <w:highlight w:val="white"/>
          <w:u w:val="none"/>
        </w:rPr>
      </w:pPr>
      <w:r w:rsidDel="00000000" w:rsidR="00000000" w:rsidRPr="00000000">
        <w:rPr>
          <w:color w:val="222222"/>
          <w:highlight w:val="white"/>
          <w:rtl w:val="0"/>
        </w:rPr>
        <w:t xml:space="preserve">I was actually able to get Sonic data from the entire year loaded into a Pandas Dataframe, however my machine doesn’t have the capability to graph that immense amount of data. So the only way to handle Sonic data is to do it on Cheyenne which I’m still having issues getting to.</w:t>
      </w:r>
    </w:p>
    <w:p w:rsidR="00000000" w:rsidDel="00000000" w:rsidP="00000000" w:rsidRDefault="00000000" w:rsidRPr="00000000" w14:paraId="00000066">
      <w:pPr>
        <w:numPr>
          <w:ilvl w:val="0"/>
          <w:numId w:val="5"/>
        </w:numPr>
        <w:ind w:left="1440" w:hanging="360"/>
        <w:rPr>
          <w:color w:val="222222"/>
          <w:highlight w:val="white"/>
          <w:u w:val="none"/>
        </w:rPr>
      </w:pPr>
      <w:r w:rsidDel="00000000" w:rsidR="00000000" w:rsidRPr="00000000">
        <w:rPr>
          <w:color w:val="222222"/>
          <w:highlight w:val="white"/>
        </w:rPr>
        <w:drawing>
          <wp:inline distB="114300" distT="114300" distL="114300" distR="114300">
            <wp:extent cx="2177480" cy="2881313"/>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17748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5"/>
        </w:numPr>
        <w:ind w:left="1440" w:hanging="360"/>
        <w:rPr>
          <w:color w:val="222222"/>
          <w:highlight w:val="white"/>
          <w:u w:val="none"/>
        </w:rPr>
      </w:pPr>
      <w:r w:rsidDel="00000000" w:rsidR="00000000" w:rsidRPr="00000000">
        <w:rPr>
          <w:color w:val="222222"/>
          <w:highlight w:val="white"/>
          <w:rtl w:val="0"/>
        </w:rPr>
        <w:t xml:space="preserve">As you can see, I was able to load in sonic data, but again my local python distribution can’t handle the actual plotting.</w:t>
      </w:r>
    </w:p>
    <w:p w:rsidR="00000000" w:rsidDel="00000000" w:rsidP="00000000" w:rsidRDefault="00000000" w:rsidRPr="00000000" w14:paraId="00000068">
      <w:pPr>
        <w:numPr>
          <w:ilvl w:val="0"/>
          <w:numId w:val="7"/>
        </w:numPr>
        <w:ind w:left="720" w:hanging="360"/>
        <w:rPr>
          <w:color w:val="222222"/>
        </w:rPr>
      </w:pPr>
      <w:r w:rsidDel="00000000" w:rsidR="00000000" w:rsidRPr="00000000">
        <w:rPr>
          <w:color w:val="222222"/>
          <w:rtl w:val="0"/>
        </w:rPr>
        <w:t xml:space="preserve">Windrose Practice! I took data from WXT Anemometer from October 12-October 15, and decided to put it into a WindRose! </w:t>
      </w:r>
    </w:p>
    <w:p w:rsidR="00000000" w:rsidDel="00000000" w:rsidP="00000000" w:rsidRDefault="00000000" w:rsidRPr="00000000" w14:paraId="00000069">
      <w:pPr>
        <w:numPr>
          <w:ilvl w:val="0"/>
          <w:numId w:val="1"/>
        </w:numPr>
        <w:ind w:left="1440" w:hanging="360"/>
        <w:rPr>
          <w:color w:val="222222"/>
          <w:u w:val="none"/>
        </w:rPr>
      </w:pPr>
      <w:r w:rsidDel="00000000" w:rsidR="00000000" w:rsidRPr="00000000">
        <w:rPr>
          <w:color w:val="222222"/>
        </w:rPr>
        <w:drawing>
          <wp:inline distB="114300" distT="114300" distL="114300" distR="114300">
            <wp:extent cx="4441948" cy="2014538"/>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441948"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
        </w:numPr>
        <w:ind w:left="1440" w:hanging="360"/>
        <w:rPr>
          <w:color w:val="222222"/>
          <w:u w:val="none"/>
        </w:rPr>
      </w:pPr>
      <w:r w:rsidDel="00000000" w:rsidR="00000000" w:rsidRPr="00000000">
        <w:rPr>
          <w:color w:val="222222"/>
        </w:rPr>
        <w:drawing>
          <wp:inline distB="114300" distT="114300" distL="114300" distR="114300">
            <wp:extent cx="3795713" cy="3607143"/>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795713" cy="36071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
        </w:numPr>
        <w:ind w:left="1440" w:hanging="360"/>
        <w:rPr>
          <w:color w:val="222222"/>
          <w:u w:val="none"/>
        </w:rPr>
      </w:pPr>
      <w:r w:rsidDel="00000000" w:rsidR="00000000" w:rsidRPr="00000000">
        <w:rPr>
          <w:color w:val="222222"/>
          <w:rtl w:val="0"/>
        </w:rPr>
        <w:t xml:space="preserve">Here is my windrose for data across those 3 days!</w:t>
      </w:r>
      <w:r w:rsidDel="00000000" w:rsidR="00000000" w:rsidRPr="00000000">
        <w:rPr>
          <w:rtl w:val="0"/>
        </w:rPr>
      </w:r>
    </w:p>
    <w:p w:rsidR="00000000" w:rsidDel="00000000" w:rsidP="00000000" w:rsidRDefault="00000000" w:rsidRPr="00000000" w14:paraId="0000006C">
      <w:pPr>
        <w:numPr>
          <w:ilvl w:val="0"/>
          <w:numId w:val="7"/>
        </w:numPr>
        <w:ind w:left="720" w:hanging="360"/>
        <w:rPr>
          <w:color w:val="222222"/>
          <w:highlight w:val="yellow"/>
        </w:rPr>
      </w:pPr>
      <w:r w:rsidDel="00000000" w:rsidR="00000000" w:rsidRPr="00000000">
        <w:rPr>
          <w:color w:val="222222"/>
          <w:highlight w:val="yellow"/>
          <w:rtl w:val="0"/>
        </w:rPr>
        <w:t xml:space="preserve">TO-DO Tasks</w:t>
      </w:r>
    </w:p>
    <w:p w:rsidR="00000000" w:rsidDel="00000000" w:rsidP="00000000" w:rsidRDefault="00000000" w:rsidRPr="00000000" w14:paraId="0000006D">
      <w:pPr>
        <w:numPr>
          <w:ilvl w:val="0"/>
          <w:numId w:val="2"/>
        </w:numPr>
        <w:ind w:left="1440" w:hanging="360"/>
        <w:rPr>
          <w:color w:val="222222"/>
          <w:highlight w:val="white"/>
        </w:rPr>
      </w:pPr>
      <w:r w:rsidDel="00000000" w:rsidR="00000000" w:rsidRPr="00000000">
        <w:rPr>
          <w:color w:val="222222"/>
          <w:highlight w:val="white"/>
          <w:rtl w:val="0"/>
        </w:rPr>
        <w:t xml:space="preserve">Try and Log onto Cheyenne still.</w:t>
      </w:r>
    </w:p>
    <w:p w:rsidR="00000000" w:rsidDel="00000000" w:rsidP="00000000" w:rsidRDefault="00000000" w:rsidRPr="00000000" w14:paraId="0000006E">
      <w:pPr>
        <w:numPr>
          <w:ilvl w:val="0"/>
          <w:numId w:val="2"/>
        </w:numPr>
        <w:ind w:left="1440" w:hanging="360"/>
        <w:rPr>
          <w:color w:val="222222"/>
          <w:highlight w:val="white"/>
          <w:u w:val="none"/>
        </w:rPr>
      </w:pPr>
      <w:r w:rsidDel="00000000" w:rsidR="00000000" w:rsidRPr="00000000">
        <w:rPr>
          <w:color w:val="222222"/>
          <w:highlight w:val="white"/>
          <w:rtl w:val="0"/>
        </w:rPr>
        <w:t xml:space="preserve">Get sonic data loaded in, get it into pandas, and plot it against WXT data for the same year!</w:t>
      </w:r>
    </w:p>
    <w:p w:rsidR="00000000" w:rsidDel="00000000" w:rsidP="00000000" w:rsidRDefault="00000000" w:rsidRPr="00000000" w14:paraId="0000006F">
      <w:pPr>
        <w:numPr>
          <w:ilvl w:val="0"/>
          <w:numId w:val="2"/>
        </w:numPr>
        <w:ind w:left="1440" w:hanging="360"/>
        <w:rPr>
          <w:color w:val="222222"/>
          <w:highlight w:val="white"/>
          <w:u w:val="none"/>
        </w:rPr>
      </w:pPr>
      <w:r w:rsidDel="00000000" w:rsidR="00000000" w:rsidRPr="00000000">
        <w:rPr>
          <w:color w:val="222222"/>
          <w:highlight w:val="white"/>
          <w:rtl w:val="0"/>
        </w:rPr>
        <w:t xml:space="preserve">Plot </w:t>
      </w:r>
      <w:r w:rsidDel="00000000" w:rsidR="00000000" w:rsidRPr="00000000">
        <w:rPr>
          <w:color w:val="222222"/>
          <w:highlight w:val="white"/>
          <w:rtl w:val="0"/>
        </w:rPr>
        <w:t xml:space="preserve">consecutive files for one long timeseries (conjoining the data together)</w:t>
      </w:r>
    </w:p>
    <w:p w:rsidR="00000000" w:rsidDel="00000000" w:rsidP="00000000" w:rsidRDefault="00000000" w:rsidRPr="00000000" w14:paraId="00000070">
      <w:pPr>
        <w:numPr>
          <w:ilvl w:val="0"/>
          <w:numId w:val="2"/>
        </w:numPr>
        <w:ind w:left="1440" w:hanging="360"/>
        <w:rPr>
          <w:ins w:author="Christine Shields" w:id="0" w:date="2020-10-16T18:30:26Z"/>
          <w:color w:val="222222"/>
          <w:highlight w:val="white"/>
          <w:u w:val="none"/>
        </w:rPr>
      </w:pPr>
      <w:r w:rsidDel="00000000" w:rsidR="00000000" w:rsidRPr="00000000">
        <w:rPr>
          <w:color w:val="222222"/>
          <w:highlight w:val="white"/>
          <w:rtl w:val="0"/>
        </w:rPr>
        <w:t xml:space="preserve">Repeat plotting sonic and wxt together..</w:t>
      </w:r>
      <w:ins w:author="Christine Shields" w:id="0" w:date="2020-10-16T18:30:26Z">
        <w:r w:rsidDel="00000000" w:rsidR="00000000" w:rsidRPr="00000000">
          <w:rPr>
            <w:rtl w:val="0"/>
          </w:rPr>
        </w:r>
      </w:ins>
    </w:p>
    <w:p w:rsidR="00000000" w:rsidDel="00000000" w:rsidP="00000000" w:rsidRDefault="00000000" w:rsidRPr="00000000" w14:paraId="00000071">
      <w:pPr>
        <w:ind w:left="1440" w:firstLine="0"/>
        <w:rPr>
          <w:rFonts w:ascii="Arial" w:cs="Arial" w:eastAsia="Arial" w:hAnsi="Arial"/>
          <w:b w:val="0"/>
          <w:i w:val="0"/>
          <w:smallCaps w:val="0"/>
          <w:strike w:val="0"/>
          <w:color w:val="000000"/>
          <w:sz w:val="22"/>
          <w:szCs w:val="22"/>
          <w:u w:val="none"/>
          <w:shd w:fill="auto" w:val="clear"/>
          <w:vertAlign w:val="baseline"/>
          <w:rPrChange w:author="Christine Shields" w:id="1" w:date="2020-10-16T18:30:29Z">
            <w:rPr>
              <w:color w:val="222222"/>
              <w:highlight w:val="white"/>
              <w:u w:val="none"/>
            </w:rPr>
          </w:rPrChange>
        </w:rPr>
        <w:pPrChange w:author="Christine Shields" w:id="0" w:date="2020-10-16T18:30:29Z">
          <w:pPr>
            <w:numPr>
              <w:ilvl w:val="0"/>
              <w:numId w:val="2"/>
            </w:numPr>
            <w:ind w:left="1440" w:hanging="360"/>
          </w:pPr>
        </w:pPrChange>
      </w:pPr>
      <w:r w:rsidDel="00000000" w:rsidR="00000000" w:rsidRPr="00000000">
        <w:rPr>
          <w:color w:val="222222"/>
          <w:highlight w:val="white"/>
          <w:rtl w:val="0"/>
        </w:rPr>
        <w:t xml:space="preserve">… you may have to figure out to do timestamps given that they may not exactly line up. </w:t>
      </w:r>
    </w:p>
    <w:p w:rsidR="00000000" w:rsidDel="00000000" w:rsidP="00000000" w:rsidRDefault="00000000" w:rsidRPr="00000000" w14:paraId="00000072">
      <w:pPr>
        <w:numPr>
          <w:ilvl w:val="0"/>
          <w:numId w:val="2"/>
        </w:numPr>
        <w:ind w:left="1440" w:hanging="360"/>
        <w:rPr>
          <w:color w:val="222222"/>
          <w:highlight w:val="white"/>
          <w:u w:val="none"/>
        </w:rPr>
      </w:pPr>
      <w:r w:rsidDel="00000000" w:rsidR="00000000" w:rsidRPr="00000000">
        <w:rPr>
          <w:color w:val="222222"/>
          <w:highlight w:val="white"/>
          <w:rtl w:val="0"/>
        </w:rPr>
        <w:t xml:space="preserve">Windrose: put into mph and figure out if frequency is in % or # of counts. (2 for sonic, 2 for WXT, one will be all of the data, one will be the top 10%)</w:t>
      </w:r>
    </w:p>
    <w:p w:rsidR="00000000" w:rsidDel="00000000" w:rsidP="00000000" w:rsidRDefault="00000000" w:rsidRPr="00000000" w14:paraId="00000073">
      <w:pPr>
        <w:numPr>
          <w:ilvl w:val="0"/>
          <w:numId w:val="2"/>
        </w:numPr>
        <w:ind w:left="1440" w:hanging="360"/>
        <w:rPr>
          <w:ins w:author="Christine Shields" w:id="2" w:date="2020-10-16T18:30:32Z"/>
          <w:color w:val="222222"/>
          <w:highlight w:val="white"/>
          <w:u w:val="none"/>
        </w:rPr>
      </w:pPr>
      <w:r w:rsidDel="00000000" w:rsidR="00000000" w:rsidRPr="00000000">
        <w:rPr>
          <w:color w:val="222222"/>
          <w:highlight w:val="white"/>
          <w:rtl w:val="0"/>
        </w:rPr>
        <w:t xml:space="preserve">Here is an example of how to read a windrose </w:t>
      </w:r>
      <w:hyperlink r:id="rId22">
        <w:r w:rsidDel="00000000" w:rsidR="00000000" w:rsidRPr="00000000">
          <w:rPr>
            <w:color w:val="1155cc"/>
            <w:highlight w:val="white"/>
            <w:u w:val="single"/>
            <w:rtl w:val="0"/>
          </w:rPr>
          <w:t xml:space="preserve">https://www.mtavalanche.com/weather/windrose#:~:text=A%20wind%20rose%20is%20a,for%20a%20certain%20time%20period.&amp;text=The%20most%20important%20data%20is,coming%20from%20a%20particular%20direction.</w:t>
        </w:r>
      </w:hyperlink>
      <w:ins w:author="Christine Shields" w:id="2" w:date="2020-10-16T18:30:32Z">
        <w:r w:rsidDel="00000000" w:rsidR="00000000" w:rsidRPr="00000000">
          <w:rPr>
            <w:rtl w:val="0"/>
          </w:rPr>
        </w:r>
      </w:ins>
    </w:p>
    <w:p w:rsidR="00000000" w:rsidDel="00000000" w:rsidP="00000000" w:rsidRDefault="00000000" w:rsidRPr="00000000" w14:paraId="00000074">
      <w:pPr>
        <w:numPr>
          <w:ilvl w:val="0"/>
          <w:numId w:val="2"/>
        </w:numPr>
        <w:ind w:left="1440" w:hanging="360"/>
        <w:rPr>
          <w:ins w:author="Christine Shields" w:id="2" w:date="2020-10-16T18:30:32Z"/>
          <w:color w:val="222222"/>
          <w:highlight w:val="white"/>
          <w:u w:val="none"/>
        </w:rPr>
      </w:pPr>
      <w:ins w:author="Christine Shields" w:id="2" w:date="2020-10-16T18:30:32Z">
        <w:r w:rsidDel="00000000" w:rsidR="00000000" w:rsidRPr="00000000">
          <w:rPr>
            <w:color w:val="1155cc"/>
            <w:highlight w:val="white"/>
            <w:u w:val="single"/>
            <w:rtl w:val="0"/>
          </w:rPr>
          <w:t xml:space="preserve">Do windrose for </w:t>
        </w:r>
        <w:r w:rsidDel="00000000" w:rsidR="00000000" w:rsidRPr="00000000">
          <w:rPr>
            <w:rtl w:val="0"/>
          </w:rPr>
        </w:r>
      </w:ins>
    </w:p>
    <w:p w:rsidR="00000000" w:rsidDel="00000000" w:rsidP="00000000" w:rsidRDefault="00000000" w:rsidRPr="00000000" w14:paraId="00000075">
      <w:pPr>
        <w:numPr>
          <w:ilvl w:val="1"/>
          <w:numId w:val="2"/>
        </w:numPr>
        <w:ind w:left="2160" w:hanging="360"/>
        <w:rPr>
          <w:ins w:author="Christine Shields" w:id="2" w:date="2020-10-16T18:30:32Z"/>
          <w:color w:val="222222"/>
          <w:highlight w:val="white"/>
          <w:u w:val="none"/>
        </w:rPr>
      </w:pPr>
      <w:ins w:author="Christine Shields" w:id="2" w:date="2020-10-16T18:30:32Z">
        <w:r w:rsidDel="00000000" w:rsidR="00000000" w:rsidRPr="00000000">
          <w:rPr>
            <w:color w:val="1155cc"/>
            <w:highlight w:val="white"/>
            <w:u w:val="single"/>
            <w:rtl w:val="0"/>
          </w:rPr>
          <w:t xml:space="preserve">entire sonic file (full timeseries)</w:t>
        </w:r>
      </w:ins>
    </w:p>
    <w:p w:rsidR="00000000" w:rsidDel="00000000" w:rsidP="00000000" w:rsidRDefault="00000000" w:rsidRPr="00000000" w14:paraId="00000076">
      <w:pPr>
        <w:numPr>
          <w:ilvl w:val="1"/>
          <w:numId w:val="2"/>
        </w:numPr>
        <w:ind w:left="2160" w:hanging="360"/>
        <w:rPr>
          <w:ins w:author="Christine Shields" w:id="2" w:date="2020-10-16T18:30:32Z"/>
          <w:color w:val="222222"/>
          <w:highlight w:val="white"/>
          <w:u w:val="none"/>
        </w:rPr>
      </w:pPr>
      <w:ins w:author="Christine Shields" w:id="2" w:date="2020-10-16T18:30:32Z">
        <w:r w:rsidDel="00000000" w:rsidR="00000000" w:rsidRPr="00000000">
          <w:rPr>
            <w:color w:val="1155cc"/>
            <w:highlight w:val="white"/>
            <w:u w:val="single"/>
            <w:rtl w:val="0"/>
          </w:rPr>
          <w:t xml:space="preserve">Entire wxt file (“”)</w:t>
        </w:r>
      </w:ins>
    </w:p>
    <w:p w:rsidR="00000000" w:rsidDel="00000000" w:rsidP="00000000" w:rsidRDefault="00000000" w:rsidRPr="00000000" w14:paraId="00000077">
      <w:pPr>
        <w:numPr>
          <w:ilvl w:val="1"/>
          <w:numId w:val="2"/>
        </w:numPr>
        <w:ind w:left="2160" w:hanging="360"/>
        <w:rPr>
          <w:ins w:author="Christine Shields" w:id="2" w:date="2020-10-16T18:30:32Z"/>
          <w:color w:val="222222"/>
          <w:highlight w:val="white"/>
          <w:u w:val="none"/>
        </w:rPr>
      </w:pPr>
      <w:ins w:author="Christine Shields" w:id="2" w:date="2020-10-16T18:30:32Z">
        <w:r w:rsidDel="00000000" w:rsidR="00000000" w:rsidRPr="00000000">
          <w:rPr>
            <w:color w:val="1155cc"/>
            <w:highlight w:val="white"/>
            <w:u w:val="single"/>
            <w:rtl w:val="0"/>
          </w:rPr>
          <w:t xml:space="preserve">Subset the sonic and wxt to peak winds, see below point.</w:t>
        </w:r>
        <w:r w:rsidDel="00000000" w:rsidR="00000000" w:rsidRPr="00000000">
          <w:rPr>
            <w:rtl w:val="0"/>
          </w:rPr>
        </w:r>
      </w:ins>
    </w:p>
    <w:p w:rsidR="00000000" w:rsidDel="00000000" w:rsidP="00000000" w:rsidRDefault="00000000" w:rsidRPr="00000000" w14:paraId="00000078">
      <w:pPr>
        <w:numPr>
          <w:ilvl w:val="1"/>
          <w:numId w:val="2"/>
        </w:numPr>
        <w:ind w:left="2160" w:hanging="360"/>
        <w:rPr>
          <w:color w:val="222222"/>
          <w:highlight w:val="white"/>
          <w:u w:val="none"/>
        </w:rPr>
      </w:pPr>
      <w:r w:rsidDel="00000000" w:rsidR="00000000" w:rsidRPr="00000000">
        <w:rPr>
          <w:color w:val="222222"/>
          <w:highlight w:val="white"/>
          <w:rtl w:val="0"/>
        </w:rPr>
        <w:t xml:space="preserve">Max function in python (Descending order, take top 10% of data).</w:t>
      </w:r>
    </w:p>
    <w:p w:rsidR="00000000" w:rsidDel="00000000" w:rsidP="00000000" w:rsidRDefault="00000000" w:rsidRPr="00000000" w14:paraId="00000079">
      <w:pPr>
        <w:numPr>
          <w:ilvl w:val="1"/>
          <w:numId w:val="2"/>
        </w:numPr>
        <w:ind w:left="2160" w:hanging="360"/>
        <w:rPr>
          <w:ins w:author="Christine Shields" w:id="3" w:date="2020-10-16T18:39:49Z"/>
          <w:color w:val="222222"/>
          <w:highlight w:val="white"/>
          <w:u w:val="none"/>
        </w:rPr>
      </w:pPr>
      <w:r w:rsidDel="00000000" w:rsidR="00000000" w:rsidRPr="00000000">
        <w:rPr>
          <w:color w:val="222222"/>
          <w:highlight w:val="white"/>
          <w:rtl w:val="0"/>
        </w:rPr>
        <w:t xml:space="preserve">And then Plot this ^.</w:t>
      </w:r>
      <w:ins w:author="Christine Shields" w:id="3" w:date="2020-10-16T18:39:49Z">
        <w:r w:rsidDel="00000000" w:rsidR="00000000" w:rsidRPr="00000000">
          <w:rPr>
            <w:rtl w:val="0"/>
          </w:rPr>
        </w:r>
      </w:ins>
    </w:p>
    <w:p w:rsidR="00000000" w:rsidDel="00000000" w:rsidP="00000000" w:rsidRDefault="00000000" w:rsidRPr="00000000" w14:paraId="0000007A">
      <w:pPr>
        <w:numPr>
          <w:ilvl w:val="0"/>
          <w:numId w:val="2"/>
        </w:numPr>
        <w:ind w:left="1440" w:hanging="360"/>
        <w:rPr>
          <w:color w:val="222222"/>
          <w:highlight w:val="white"/>
          <w:u w:val="none"/>
        </w:rPr>
      </w:pPr>
      <w:ins w:author="Christine Shields" w:id="3" w:date="2020-10-16T18:39:49Z">
        <w:r w:rsidDel="00000000" w:rsidR="00000000" w:rsidRPr="00000000">
          <w:rPr>
            <w:color w:val="222222"/>
            <w:highlight w:val="white"/>
            <w:rtl w:val="0"/>
          </w:rPr>
          <w:t xml:space="preserve">Eventually, plots into a google “sites” webpage</w:t>
        </w:r>
      </w:ins>
      <w:r w:rsidDel="00000000" w:rsidR="00000000" w:rsidRPr="00000000">
        <w:rPr>
          <w:rtl w:val="0"/>
        </w:rPr>
      </w:r>
    </w:p>
    <w:p w:rsidR="00000000" w:rsidDel="00000000" w:rsidP="00000000" w:rsidRDefault="00000000" w:rsidRPr="00000000" w14:paraId="0000007B">
      <w:pPr>
        <w:rPr>
          <w:b w:val="1"/>
          <w:color w:val="222222"/>
          <w:highlight w:val="white"/>
          <w:u w:val="single"/>
        </w:rPr>
      </w:pPr>
      <w:r w:rsidDel="00000000" w:rsidR="00000000" w:rsidRPr="00000000">
        <w:rPr>
          <w:rtl w:val="0"/>
        </w:rPr>
      </w:r>
    </w:p>
    <w:p w:rsidR="00000000" w:rsidDel="00000000" w:rsidP="00000000" w:rsidRDefault="00000000" w:rsidRPr="00000000" w14:paraId="0000007C">
      <w:pPr>
        <w:rPr>
          <w:b w:val="1"/>
          <w:color w:val="222222"/>
          <w:highlight w:val="white"/>
          <w:u w:val="single"/>
        </w:rPr>
      </w:pPr>
      <w:r w:rsidDel="00000000" w:rsidR="00000000" w:rsidRPr="00000000">
        <w:rPr>
          <w:b w:val="1"/>
          <w:color w:val="222222"/>
          <w:highlight w:val="white"/>
          <w:u w:val="single"/>
          <w:rtl w:val="0"/>
        </w:rPr>
        <w:t xml:space="preserve">October 30th, 2020</w:t>
      </w:r>
    </w:p>
    <w:p w:rsidR="00000000" w:rsidDel="00000000" w:rsidP="00000000" w:rsidRDefault="00000000" w:rsidRPr="00000000" w14:paraId="0000007D">
      <w:pPr>
        <w:numPr>
          <w:ilvl w:val="0"/>
          <w:numId w:val="12"/>
        </w:numPr>
        <w:ind w:left="720" w:hanging="360"/>
        <w:rPr>
          <w:color w:val="222222"/>
          <w:highlight w:val="white"/>
          <w:u w:val="none"/>
        </w:rPr>
      </w:pPr>
      <w:r w:rsidDel="00000000" w:rsidR="00000000" w:rsidRPr="00000000">
        <w:rPr>
          <w:color w:val="222222"/>
          <w:highlight w:val="white"/>
          <w:rtl w:val="0"/>
        </w:rPr>
        <w:t xml:space="preserve">Sonic Day!</w:t>
      </w:r>
    </w:p>
    <w:p w:rsidR="00000000" w:rsidDel="00000000" w:rsidP="00000000" w:rsidRDefault="00000000" w:rsidRPr="00000000" w14:paraId="0000007E">
      <w:pPr>
        <w:numPr>
          <w:ilvl w:val="0"/>
          <w:numId w:val="12"/>
        </w:numPr>
        <w:ind w:left="720" w:hanging="360"/>
        <w:rPr>
          <w:color w:val="222222"/>
          <w:highlight w:val="white"/>
          <w:u w:val="none"/>
        </w:rPr>
      </w:pPr>
      <w:r w:rsidDel="00000000" w:rsidR="00000000" w:rsidRPr="00000000">
        <w:rPr>
          <w:color w:val="222222"/>
          <w:highlight w:val="white"/>
          <w:rtl w:val="0"/>
        </w:rPr>
        <w:t xml:space="preserve">Github Repo: </w:t>
      </w:r>
      <w:hyperlink r:id="rId23">
        <w:r w:rsidDel="00000000" w:rsidR="00000000" w:rsidRPr="00000000">
          <w:rPr>
            <w:color w:val="1155cc"/>
            <w:highlight w:val="white"/>
            <w:u w:val="single"/>
            <w:rtl w:val="0"/>
          </w:rPr>
          <w:t xml:space="preserve">https://github.com/MuntahaPasha/ATOC-4900-Anemometer-Project</w:t>
        </w:r>
      </w:hyperlink>
      <w:r w:rsidDel="00000000" w:rsidR="00000000" w:rsidRPr="00000000">
        <w:rPr>
          <w:rtl w:val="0"/>
        </w:rPr>
      </w:r>
    </w:p>
    <w:p w:rsidR="00000000" w:rsidDel="00000000" w:rsidP="00000000" w:rsidRDefault="00000000" w:rsidRPr="00000000" w14:paraId="0000007F">
      <w:pPr>
        <w:numPr>
          <w:ilvl w:val="0"/>
          <w:numId w:val="12"/>
        </w:numPr>
        <w:ind w:left="720" w:hanging="360"/>
        <w:rPr>
          <w:color w:val="222222"/>
          <w:highlight w:val="white"/>
          <w:u w:val="none"/>
        </w:rPr>
      </w:pPr>
      <w:r w:rsidDel="00000000" w:rsidR="00000000" w:rsidRPr="00000000">
        <w:rPr>
          <w:color w:val="222222"/>
          <w:highlight w:val="white"/>
          <w:rtl w:val="0"/>
        </w:rPr>
        <w:t xml:space="preserve">Mean Value/Max Value comparisons (Take max of every 5 minute-interval in Sonic and plot it against WxT, and take mean of every 5 minute-interval in Sonic and plot it against WxT)</w:t>
      </w:r>
    </w:p>
    <w:p w:rsidR="00000000" w:rsidDel="00000000" w:rsidP="00000000" w:rsidRDefault="00000000" w:rsidRPr="00000000" w14:paraId="00000080">
      <w:pPr>
        <w:ind w:left="0" w:firstLine="720"/>
        <w:rPr>
          <w:color w:val="222222"/>
          <w:highlight w:val="white"/>
        </w:rPr>
      </w:pPr>
      <w:r w:rsidDel="00000000" w:rsidR="00000000" w:rsidRPr="00000000">
        <w:rPr>
          <w:color w:val="222222"/>
          <w:highlight w:val="white"/>
          <w:rtl w:val="0"/>
        </w:rPr>
        <w:t xml:space="preserve">(another way of saying #3) Plotting Sonic vs WXT together will require “processing” the Sonic so that it has the same number of timeslices as WXT</w:t>
      </w:r>
    </w:p>
    <w:p w:rsidR="00000000" w:rsidDel="00000000" w:rsidP="00000000" w:rsidRDefault="00000000" w:rsidRPr="00000000" w14:paraId="00000081">
      <w:pPr>
        <w:numPr>
          <w:ilvl w:val="1"/>
          <w:numId w:val="12"/>
        </w:numPr>
        <w:ind w:left="1440" w:hanging="360"/>
        <w:rPr>
          <w:color w:val="222222"/>
          <w:highlight w:val="white"/>
          <w:u w:val="none"/>
        </w:rPr>
      </w:pPr>
      <w:r w:rsidDel="00000000" w:rsidR="00000000" w:rsidRPr="00000000">
        <w:rPr>
          <w:color w:val="222222"/>
          <w:highlight w:val="white"/>
          <w:rtl w:val="0"/>
        </w:rPr>
        <w:t xml:space="preserve">Average SONIC for 5 minutes of data (to compare to WXT 5 minute intervals)</w:t>
      </w:r>
    </w:p>
    <w:p w:rsidR="00000000" w:rsidDel="00000000" w:rsidP="00000000" w:rsidRDefault="00000000" w:rsidRPr="00000000" w14:paraId="00000082">
      <w:pPr>
        <w:numPr>
          <w:ilvl w:val="1"/>
          <w:numId w:val="12"/>
        </w:numPr>
        <w:ind w:left="1440" w:hanging="360"/>
        <w:rPr>
          <w:color w:val="222222"/>
          <w:highlight w:val="white"/>
          <w:u w:val="none"/>
        </w:rPr>
      </w:pPr>
      <w:r w:rsidDel="00000000" w:rsidR="00000000" w:rsidRPr="00000000">
        <w:rPr>
          <w:color w:val="222222"/>
          <w:highlight w:val="white"/>
          <w:rtl w:val="0"/>
        </w:rPr>
        <w:t xml:space="preserve">Find the max of SONIC across 5 minutes (“ “)</w:t>
      </w:r>
    </w:p>
    <w:p w:rsidR="00000000" w:rsidDel="00000000" w:rsidP="00000000" w:rsidRDefault="00000000" w:rsidRPr="00000000" w14:paraId="00000083">
      <w:pPr>
        <w:numPr>
          <w:ilvl w:val="0"/>
          <w:numId w:val="12"/>
        </w:numPr>
        <w:ind w:left="720" w:hanging="360"/>
        <w:rPr>
          <w:color w:val="222222"/>
          <w:highlight w:val="white"/>
          <w:u w:val="none"/>
        </w:rPr>
      </w:pPr>
      <w:r w:rsidDel="00000000" w:rsidR="00000000" w:rsidRPr="00000000">
        <w:rPr>
          <w:color w:val="222222"/>
          <w:highlight w:val="white"/>
          <w:rtl w:val="0"/>
        </w:rPr>
        <w:t xml:space="preserve">Wind roses!</w:t>
      </w:r>
    </w:p>
    <w:p w:rsidR="00000000" w:rsidDel="00000000" w:rsidP="00000000" w:rsidRDefault="00000000" w:rsidRPr="00000000" w14:paraId="00000084">
      <w:pPr>
        <w:numPr>
          <w:ilvl w:val="1"/>
          <w:numId w:val="12"/>
        </w:numPr>
        <w:ind w:left="1440" w:hanging="360"/>
        <w:rPr>
          <w:color w:val="222222"/>
          <w:highlight w:val="green"/>
        </w:rPr>
      </w:pPr>
      <w:r w:rsidDel="00000000" w:rsidR="00000000" w:rsidRPr="00000000">
        <w:rPr>
          <w:color w:val="222222"/>
          <w:highlight w:val="green"/>
          <w:rtl w:val="0"/>
        </w:rPr>
        <w:t xml:space="preserve">Sonic all data</w:t>
      </w:r>
    </w:p>
    <w:p w:rsidR="00000000" w:rsidDel="00000000" w:rsidP="00000000" w:rsidRDefault="00000000" w:rsidRPr="00000000" w14:paraId="00000085">
      <w:pPr>
        <w:numPr>
          <w:ilvl w:val="1"/>
          <w:numId w:val="12"/>
        </w:numPr>
        <w:ind w:left="1440" w:hanging="360"/>
        <w:rPr>
          <w:color w:val="222222"/>
          <w:highlight w:val="green"/>
        </w:rPr>
      </w:pPr>
      <w:r w:rsidDel="00000000" w:rsidR="00000000" w:rsidRPr="00000000">
        <w:rPr>
          <w:color w:val="222222"/>
          <w:highlight w:val="green"/>
          <w:rtl w:val="0"/>
        </w:rPr>
        <w:t xml:space="preserve">Sonic top 10% values only</w:t>
      </w:r>
    </w:p>
    <w:p w:rsidR="00000000" w:rsidDel="00000000" w:rsidP="00000000" w:rsidRDefault="00000000" w:rsidRPr="00000000" w14:paraId="00000086">
      <w:pPr>
        <w:numPr>
          <w:ilvl w:val="1"/>
          <w:numId w:val="12"/>
        </w:numPr>
        <w:ind w:left="1440" w:hanging="360"/>
        <w:rPr>
          <w:color w:val="222222"/>
          <w:highlight w:val="green"/>
        </w:rPr>
      </w:pPr>
      <w:r w:rsidDel="00000000" w:rsidR="00000000" w:rsidRPr="00000000">
        <w:rPr>
          <w:color w:val="222222"/>
          <w:highlight w:val="green"/>
          <w:rtl w:val="0"/>
        </w:rPr>
        <w:t xml:space="preserve">WXT all data</w:t>
      </w:r>
    </w:p>
    <w:p w:rsidR="00000000" w:rsidDel="00000000" w:rsidP="00000000" w:rsidRDefault="00000000" w:rsidRPr="00000000" w14:paraId="00000087">
      <w:pPr>
        <w:numPr>
          <w:ilvl w:val="1"/>
          <w:numId w:val="12"/>
        </w:numPr>
        <w:ind w:left="1440" w:hanging="360"/>
        <w:rPr>
          <w:color w:val="222222"/>
          <w:highlight w:val="green"/>
        </w:rPr>
      </w:pPr>
      <w:r w:rsidDel="00000000" w:rsidR="00000000" w:rsidRPr="00000000">
        <w:rPr>
          <w:color w:val="222222"/>
          <w:highlight w:val="green"/>
          <w:rtl w:val="0"/>
        </w:rPr>
        <w:t xml:space="preserve">WXT top 10% values only </w:t>
      </w:r>
    </w:p>
    <w:p w:rsidR="00000000" w:rsidDel="00000000" w:rsidP="00000000" w:rsidRDefault="00000000" w:rsidRPr="00000000" w14:paraId="00000088">
      <w:pPr>
        <w:rPr>
          <w:color w:val="222222"/>
          <w:highlight w:val="white"/>
        </w:rPr>
      </w:pPr>
      <w:r w:rsidDel="00000000" w:rsidR="00000000" w:rsidRPr="00000000">
        <w:rPr>
          <w:rtl w:val="0"/>
        </w:rPr>
      </w:r>
    </w:p>
    <w:p w:rsidR="00000000" w:rsidDel="00000000" w:rsidP="00000000" w:rsidRDefault="00000000" w:rsidRPr="00000000" w14:paraId="00000089">
      <w:pPr>
        <w:rPr>
          <w:b w:val="1"/>
          <w:color w:val="222222"/>
          <w:highlight w:val="white"/>
          <w:u w:val="single"/>
        </w:rPr>
      </w:pPr>
      <w:r w:rsidDel="00000000" w:rsidR="00000000" w:rsidRPr="00000000">
        <w:rPr>
          <w:b w:val="1"/>
          <w:color w:val="222222"/>
          <w:highlight w:val="white"/>
          <w:u w:val="single"/>
          <w:rtl w:val="0"/>
        </w:rPr>
        <w:t xml:space="preserve">November 13th, 2020</w:t>
      </w:r>
    </w:p>
    <w:p w:rsidR="00000000" w:rsidDel="00000000" w:rsidP="00000000" w:rsidRDefault="00000000" w:rsidRPr="00000000" w14:paraId="0000008A">
      <w:pPr>
        <w:rPr>
          <w:color w:val="222222"/>
          <w:highlight w:val="white"/>
        </w:rPr>
      </w:pPr>
      <w:r w:rsidDel="00000000" w:rsidR="00000000" w:rsidRPr="00000000">
        <w:rPr>
          <w:rtl w:val="0"/>
        </w:rPr>
      </w:r>
    </w:p>
    <w:p w:rsidR="00000000" w:rsidDel="00000000" w:rsidP="00000000" w:rsidRDefault="00000000" w:rsidRPr="00000000" w14:paraId="0000008B">
      <w:pPr>
        <w:numPr>
          <w:ilvl w:val="0"/>
          <w:numId w:val="3"/>
        </w:numPr>
        <w:ind w:left="720" w:hanging="360"/>
        <w:rPr>
          <w:color w:val="222222"/>
          <w:highlight w:val="white"/>
          <w:u w:val="none"/>
        </w:rPr>
      </w:pPr>
      <w:hyperlink r:id="rId24">
        <w:r w:rsidDel="00000000" w:rsidR="00000000" w:rsidRPr="00000000">
          <w:rPr>
            <w:color w:val="1155cc"/>
            <w:highlight w:val="white"/>
            <w:u w:val="single"/>
            <w:rtl w:val="0"/>
          </w:rPr>
          <w:t xml:space="preserve">Wind speed comparisons</w:t>
        </w:r>
      </w:hyperlink>
      <w:r w:rsidDel="00000000" w:rsidR="00000000" w:rsidRPr="00000000">
        <w:rPr>
          <w:rtl w:val="0"/>
        </w:rPr>
      </w:r>
    </w:p>
    <w:p w:rsidR="00000000" w:rsidDel="00000000" w:rsidP="00000000" w:rsidRDefault="00000000" w:rsidRPr="00000000" w14:paraId="0000008C">
      <w:pPr>
        <w:numPr>
          <w:ilvl w:val="1"/>
          <w:numId w:val="3"/>
        </w:numPr>
        <w:ind w:left="1440" w:hanging="360"/>
        <w:rPr>
          <w:color w:val="222222"/>
          <w:highlight w:val="white"/>
          <w:u w:val="none"/>
        </w:rPr>
      </w:pPr>
      <w:r w:rsidDel="00000000" w:rsidR="00000000" w:rsidRPr="00000000">
        <w:rPr>
          <w:color w:val="222222"/>
          <w:highlight w:val="white"/>
          <w:rtl w:val="0"/>
        </w:rPr>
        <w:t xml:space="preserve">Fix the averaging, for every 300 sec ( 5 min * 60 sesc/min = 300 sec)</w:t>
      </w:r>
    </w:p>
    <w:p w:rsidR="00000000" w:rsidDel="00000000" w:rsidP="00000000" w:rsidRDefault="00000000" w:rsidRPr="00000000" w14:paraId="0000008D">
      <w:pPr>
        <w:numPr>
          <w:ilvl w:val="1"/>
          <w:numId w:val="3"/>
        </w:numPr>
        <w:ind w:left="1440" w:hanging="360"/>
        <w:rPr>
          <w:color w:val="222222"/>
          <w:highlight w:val="white"/>
          <w:u w:val="none"/>
        </w:rPr>
      </w:pPr>
      <w:r w:rsidDel="00000000" w:rsidR="00000000" w:rsidRPr="00000000">
        <w:rPr>
          <w:color w:val="222222"/>
          <w:highlight w:val="white"/>
          <w:rtl w:val="0"/>
        </w:rPr>
        <w:t xml:space="preserve">Play with running means (“filters”), running average of xx time, for example, 1 hour running mean will smooth out data for visualization, also try 1 day running </w:t>
      </w:r>
    </w:p>
    <w:p w:rsidR="00000000" w:rsidDel="00000000" w:rsidP="00000000" w:rsidRDefault="00000000" w:rsidRPr="00000000" w14:paraId="0000008E">
      <w:pPr>
        <w:numPr>
          <w:ilvl w:val="1"/>
          <w:numId w:val="3"/>
        </w:numPr>
        <w:ind w:left="1440" w:hanging="360"/>
        <w:rPr>
          <w:color w:val="222222"/>
          <w:highlight w:val="white"/>
          <w:u w:val="none"/>
        </w:rPr>
      </w:pPr>
      <w:r w:rsidDel="00000000" w:rsidR="00000000" w:rsidRPr="00000000">
        <w:rPr>
          <w:color w:val="222222"/>
          <w:highlight w:val="white"/>
          <w:rtl w:val="0"/>
        </w:rPr>
        <w:t xml:space="preserve">Plot all data on one plot (don’t need to separate into individual years)</w:t>
      </w:r>
    </w:p>
    <w:p w:rsidR="00000000" w:rsidDel="00000000" w:rsidP="00000000" w:rsidRDefault="00000000" w:rsidRPr="00000000" w14:paraId="0000008F">
      <w:pPr>
        <w:numPr>
          <w:ilvl w:val="1"/>
          <w:numId w:val="3"/>
        </w:numPr>
        <w:ind w:left="1440" w:hanging="360"/>
        <w:rPr>
          <w:color w:val="222222"/>
          <w:highlight w:val="white"/>
          <w:u w:val="none"/>
        </w:rPr>
      </w:pPr>
      <w:r w:rsidDel="00000000" w:rsidR="00000000" w:rsidRPr="00000000">
        <w:rPr>
          <w:color w:val="222222"/>
          <w:highlight w:val="white"/>
          <w:rtl w:val="0"/>
        </w:rPr>
        <w:t xml:space="preserve">Repeat for max values (see Oct 30th entry)</w:t>
      </w:r>
    </w:p>
    <w:p w:rsidR="00000000" w:rsidDel="00000000" w:rsidP="00000000" w:rsidRDefault="00000000" w:rsidRPr="00000000" w14:paraId="00000090">
      <w:pPr>
        <w:ind w:left="1440" w:firstLine="0"/>
        <w:rPr>
          <w:color w:val="222222"/>
          <w:highlight w:val="white"/>
        </w:rPr>
      </w:pPr>
      <w:r w:rsidDel="00000000" w:rsidR="00000000" w:rsidRPr="00000000">
        <w:rPr>
          <w:rtl w:val="0"/>
        </w:rPr>
      </w:r>
    </w:p>
    <w:p w:rsidR="00000000" w:rsidDel="00000000" w:rsidP="00000000" w:rsidRDefault="00000000" w:rsidRPr="00000000" w14:paraId="00000091">
      <w:pPr>
        <w:numPr>
          <w:ilvl w:val="0"/>
          <w:numId w:val="3"/>
        </w:numPr>
        <w:ind w:left="720" w:hanging="360"/>
        <w:rPr>
          <w:color w:val="222222"/>
          <w:highlight w:val="white"/>
          <w:u w:val="none"/>
        </w:rPr>
      </w:pPr>
      <w:hyperlink r:id="rId25">
        <w:r w:rsidDel="00000000" w:rsidR="00000000" w:rsidRPr="00000000">
          <w:rPr>
            <w:color w:val="1155cc"/>
            <w:highlight w:val="white"/>
            <w:u w:val="single"/>
            <w:rtl w:val="0"/>
          </w:rPr>
          <w:t xml:space="preserve">Wind Rose</w:t>
        </w:r>
      </w:hyperlink>
      <w:r w:rsidDel="00000000" w:rsidR="00000000" w:rsidRPr="00000000">
        <w:rPr>
          <w:rtl w:val="0"/>
        </w:rPr>
      </w:r>
    </w:p>
    <w:p w:rsidR="00000000" w:rsidDel="00000000" w:rsidP="00000000" w:rsidRDefault="00000000" w:rsidRPr="00000000" w14:paraId="00000092">
      <w:pPr>
        <w:numPr>
          <w:ilvl w:val="0"/>
          <w:numId w:val="11"/>
        </w:numPr>
        <w:ind w:left="1440" w:hanging="360"/>
        <w:rPr>
          <w:color w:val="222222"/>
          <w:highlight w:val="white"/>
          <w:u w:val="none"/>
        </w:rPr>
      </w:pPr>
      <w:r w:rsidDel="00000000" w:rsidR="00000000" w:rsidRPr="00000000">
        <w:rPr>
          <w:color w:val="222222"/>
          <w:highlight w:val="white"/>
          <w:rtl w:val="0"/>
        </w:rPr>
        <w:t xml:space="preserve">Normalize Wind Values</w:t>
      </w:r>
    </w:p>
    <w:p w:rsidR="00000000" w:rsidDel="00000000" w:rsidP="00000000" w:rsidRDefault="00000000" w:rsidRPr="00000000" w14:paraId="00000093">
      <w:pPr>
        <w:numPr>
          <w:ilvl w:val="0"/>
          <w:numId w:val="11"/>
        </w:numPr>
        <w:ind w:left="1440" w:hanging="360"/>
        <w:rPr>
          <w:color w:val="222222"/>
          <w:highlight w:val="white"/>
          <w:u w:val="none"/>
        </w:rPr>
      </w:pPr>
      <w:r w:rsidDel="00000000" w:rsidR="00000000" w:rsidRPr="00000000">
        <w:rPr>
          <w:color w:val="222222"/>
          <w:highlight w:val="white"/>
          <w:rtl w:val="0"/>
        </w:rPr>
        <w:t xml:space="preserve">Color Coding of wind speed should also be the same for each plot.</w:t>
      </w:r>
    </w:p>
    <w:p w:rsidR="00000000" w:rsidDel="00000000" w:rsidP="00000000" w:rsidRDefault="00000000" w:rsidRPr="00000000" w14:paraId="00000094">
      <w:pPr>
        <w:numPr>
          <w:ilvl w:val="0"/>
          <w:numId w:val="11"/>
        </w:numPr>
        <w:ind w:left="1440" w:hanging="360"/>
        <w:rPr>
          <w:color w:val="222222"/>
          <w:highlight w:val="white"/>
          <w:u w:val="none"/>
        </w:rPr>
      </w:pPr>
      <w:r w:rsidDel="00000000" w:rsidR="00000000" w:rsidRPr="00000000">
        <w:rPr>
          <w:color w:val="222222"/>
          <w:highlight w:val="white"/>
          <w:rtl w:val="0"/>
        </w:rPr>
        <w:t xml:space="preserve">Plot them next to each other (if possible)</w:t>
      </w:r>
    </w:p>
    <w:p w:rsidR="00000000" w:rsidDel="00000000" w:rsidP="00000000" w:rsidRDefault="00000000" w:rsidRPr="00000000" w14:paraId="00000095">
      <w:pPr>
        <w:numPr>
          <w:ilvl w:val="0"/>
          <w:numId w:val="11"/>
        </w:numPr>
        <w:ind w:left="1440" w:hanging="360"/>
        <w:rPr>
          <w:color w:val="222222"/>
          <w:highlight w:val="white"/>
          <w:u w:val="none"/>
        </w:rPr>
      </w:pPr>
      <w:r w:rsidDel="00000000" w:rsidR="00000000" w:rsidRPr="00000000">
        <w:rPr>
          <w:color w:val="222222"/>
          <w:highlight w:val="white"/>
          <w:rtl w:val="0"/>
        </w:rPr>
        <w:t xml:space="preserve">Lump both years into one plot</w:t>
      </w:r>
    </w:p>
    <w:p w:rsidR="00000000" w:rsidDel="00000000" w:rsidP="00000000" w:rsidRDefault="00000000" w:rsidRPr="00000000" w14:paraId="00000096">
      <w:pPr>
        <w:numPr>
          <w:ilvl w:val="0"/>
          <w:numId w:val="11"/>
        </w:numPr>
        <w:ind w:left="1440" w:hanging="360"/>
        <w:rPr>
          <w:color w:val="222222"/>
          <w:highlight w:val="white"/>
          <w:u w:val="none"/>
        </w:rPr>
      </w:pPr>
      <w:r w:rsidDel="00000000" w:rsidR="00000000" w:rsidRPr="00000000">
        <w:rPr>
          <w:color w:val="222222"/>
          <w:highlight w:val="white"/>
          <w:rtl w:val="0"/>
        </w:rPr>
        <w:t xml:space="preserve">Repeat for max values.</w:t>
      </w:r>
    </w:p>
    <w:p w:rsidR="00000000" w:rsidDel="00000000" w:rsidP="00000000" w:rsidRDefault="00000000" w:rsidRPr="00000000" w14:paraId="00000097">
      <w:pPr>
        <w:rPr>
          <w:color w:val="222222"/>
          <w:highlight w:val="white"/>
        </w:rPr>
      </w:pPr>
      <w:r w:rsidDel="00000000" w:rsidR="00000000" w:rsidRPr="00000000">
        <w:rPr>
          <w:rtl w:val="0"/>
        </w:rPr>
      </w:r>
    </w:p>
    <w:p w:rsidR="00000000" w:rsidDel="00000000" w:rsidP="00000000" w:rsidRDefault="00000000" w:rsidRPr="00000000" w14:paraId="00000098">
      <w:pPr>
        <w:rPr>
          <w:color w:val="222222"/>
          <w:highlight w:val="white"/>
        </w:rPr>
      </w:pPr>
      <w:r w:rsidDel="00000000" w:rsidR="00000000" w:rsidRPr="00000000">
        <w:rPr>
          <w:rtl w:val="0"/>
        </w:rPr>
      </w:r>
    </w:p>
    <w:p w:rsidR="00000000" w:rsidDel="00000000" w:rsidP="00000000" w:rsidRDefault="00000000" w:rsidRPr="00000000" w14:paraId="00000099">
      <w:pPr>
        <w:rPr>
          <w:color w:val="222222"/>
          <w:highlight w:val="white"/>
          <w:u w:val="single"/>
        </w:rPr>
      </w:pPr>
      <w:r w:rsidDel="00000000" w:rsidR="00000000" w:rsidRPr="00000000">
        <w:rPr>
          <w:color w:val="222222"/>
          <w:highlight w:val="white"/>
          <w:u w:val="single"/>
          <w:rtl w:val="0"/>
        </w:rPr>
        <w:t xml:space="preserve">December 4th, 2020</w:t>
      </w:r>
    </w:p>
    <w:p w:rsidR="00000000" w:rsidDel="00000000" w:rsidP="00000000" w:rsidRDefault="00000000" w:rsidRPr="00000000" w14:paraId="0000009A">
      <w:pPr>
        <w:rPr>
          <w:color w:val="222222"/>
          <w:highlight w:val="white"/>
          <w:u w:val="single"/>
        </w:rPr>
      </w:pPr>
      <w:r w:rsidDel="00000000" w:rsidR="00000000" w:rsidRPr="00000000">
        <w:rPr>
          <w:rtl w:val="0"/>
        </w:rPr>
      </w:r>
    </w:p>
    <w:p w:rsidR="00000000" w:rsidDel="00000000" w:rsidP="00000000" w:rsidRDefault="00000000" w:rsidRPr="00000000" w14:paraId="0000009B">
      <w:pPr>
        <w:numPr>
          <w:ilvl w:val="0"/>
          <w:numId w:val="14"/>
        </w:numPr>
        <w:ind w:left="720" w:hanging="360"/>
        <w:rPr>
          <w:color w:val="222222"/>
          <w:highlight w:val="white"/>
        </w:rPr>
      </w:pPr>
      <w:r w:rsidDel="00000000" w:rsidR="00000000" w:rsidRPr="00000000">
        <w:rPr>
          <w:color w:val="222222"/>
          <w:highlight w:val="white"/>
          <w:rtl w:val="0"/>
        </w:rPr>
        <w:t xml:space="preserve">What are your beginning and end dates for next semester? We need to input in Workday by Monday, latest.</w:t>
      </w:r>
    </w:p>
    <w:p w:rsidR="00000000" w:rsidDel="00000000" w:rsidP="00000000" w:rsidRDefault="00000000" w:rsidRPr="00000000" w14:paraId="0000009C">
      <w:pPr>
        <w:numPr>
          <w:ilvl w:val="1"/>
          <w:numId w:val="14"/>
        </w:numPr>
        <w:ind w:left="1440" w:hanging="360"/>
        <w:rPr>
          <w:color w:val="222222"/>
          <w:highlight w:val="white"/>
          <w:u w:val="none"/>
        </w:rPr>
      </w:pPr>
      <w:r w:rsidDel="00000000" w:rsidR="00000000" w:rsidRPr="00000000">
        <w:rPr>
          <w:color w:val="222222"/>
          <w:highlight w:val="white"/>
          <w:rtl w:val="0"/>
        </w:rPr>
        <w:t xml:space="preserve">Continue on and work over break</w:t>
      </w:r>
    </w:p>
    <w:p w:rsidR="00000000" w:rsidDel="00000000" w:rsidP="00000000" w:rsidRDefault="00000000" w:rsidRPr="00000000" w14:paraId="0000009D">
      <w:pPr>
        <w:numPr>
          <w:ilvl w:val="1"/>
          <w:numId w:val="14"/>
        </w:numPr>
        <w:ind w:left="1440" w:hanging="360"/>
        <w:rPr>
          <w:color w:val="222222"/>
          <w:highlight w:val="white"/>
          <w:u w:val="none"/>
        </w:rPr>
      </w:pPr>
      <w:r w:rsidDel="00000000" w:rsidR="00000000" w:rsidRPr="00000000">
        <w:rPr>
          <w:color w:val="222222"/>
          <w:highlight w:val="white"/>
          <w:rtl w:val="0"/>
        </w:rPr>
        <w:t xml:space="preserve">End date will be May 12th. </w:t>
      </w:r>
    </w:p>
    <w:p w:rsidR="00000000" w:rsidDel="00000000" w:rsidP="00000000" w:rsidRDefault="00000000" w:rsidRPr="00000000" w14:paraId="0000009E">
      <w:pPr>
        <w:numPr>
          <w:ilvl w:val="1"/>
          <w:numId w:val="14"/>
        </w:numPr>
        <w:ind w:left="1440" w:hanging="360"/>
        <w:rPr>
          <w:color w:val="222222"/>
          <w:highlight w:val="white"/>
          <w:u w:val="none"/>
        </w:rPr>
      </w:pPr>
      <w:r w:rsidDel="00000000" w:rsidR="00000000" w:rsidRPr="00000000">
        <w:rPr>
          <w:color w:val="222222"/>
          <w:highlight w:val="white"/>
          <w:rtl w:val="0"/>
        </w:rPr>
        <w:t xml:space="preserve">You’ll be accessible to help with paper -- stuff on github.</w:t>
      </w:r>
    </w:p>
    <w:p w:rsidR="00000000" w:rsidDel="00000000" w:rsidP="00000000" w:rsidRDefault="00000000" w:rsidRPr="00000000" w14:paraId="0000009F">
      <w:pPr>
        <w:numPr>
          <w:ilvl w:val="1"/>
          <w:numId w:val="14"/>
        </w:numPr>
        <w:ind w:left="1440" w:hanging="360"/>
        <w:rPr>
          <w:color w:val="222222"/>
          <w:highlight w:val="white"/>
          <w:u w:val="none"/>
        </w:rPr>
      </w:pPr>
      <w:r w:rsidDel="00000000" w:rsidR="00000000" w:rsidRPr="00000000">
        <w:rPr>
          <w:color w:val="222222"/>
          <w:highlight w:val="white"/>
          <w:rtl w:val="0"/>
        </w:rPr>
        <w:t xml:space="preserve">First meeting of the next semester, we will review by going over your end of semester presentation. Be sure to invite Jerry!</w:t>
      </w:r>
    </w:p>
    <w:p w:rsidR="00000000" w:rsidDel="00000000" w:rsidP="00000000" w:rsidRDefault="00000000" w:rsidRPr="00000000" w14:paraId="000000A0">
      <w:pPr>
        <w:numPr>
          <w:ilvl w:val="0"/>
          <w:numId w:val="14"/>
        </w:numPr>
        <w:ind w:left="720" w:hanging="360"/>
        <w:rPr>
          <w:color w:val="222222"/>
          <w:highlight w:val="white"/>
          <w:u w:val="none"/>
        </w:rPr>
      </w:pPr>
      <w:r w:rsidDel="00000000" w:rsidR="00000000" w:rsidRPr="00000000">
        <w:rPr>
          <w:color w:val="222222"/>
          <w:highlight w:val="white"/>
          <w:rtl w:val="0"/>
        </w:rPr>
        <w:t xml:space="preserve">What are your summer plans? Real job!</w:t>
      </w:r>
    </w:p>
    <w:p w:rsidR="00000000" w:rsidDel="00000000" w:rsidP="00000000" w:rsidRDefault="00000000" w:rsidRPr="00000000" w14:paraId="000000A1">
      <w:pPr>
        <w:numPr>
          <w:ilvl w:val="0"/>
          <w:numId w:val="14"/>
        </w:numPr>
        <w:ind w:left="720" w:hanging="360"/>
        <w:rPr>
          <w:color w:val="222222"/>
          <w:highlight w:val="white"/>
          <w:u w:val="none"/>
        </w:rPr>
      </w:pPr>
      <w:r w:rsidDel="00000000" w:rsidR="00000000" w:rsidRPr="00000000">
        <w:rPr>
          <w:color w:val="222222"/>
          <w:highlight w:val="white"/>
          <w:rtl w:val="0"/>
        </w:rPr>
        <w:t xml:space="preserve">Next semester ideas:</w:t>
      </w:r>
    </w:p>
    <w:p w:rsidR="00000000" w:rsidDel="00000000" w:rsidP="00000000" w:rsidRDefault="00000000" w:rsidRPr="00000000" w14:paraId="000000A2">
      <w:pPr>
        <w:numPr>
          <w:ilvl w:val="1"/>
          <w:numId w:val="14"/>
        </w:numPr>
        <w:ind w:left="1440" w:hanging="360"/>
        <w:rPr>
          <w:color w:val="222222"/>
          <w:highlight w:val="white"/>
          <w:u w:val="none"/>
        </w:rPr>
      </w:pPr>
      <w:r w:rsidDel="00000000" w:rsidR="00000000" w:rsidRPr="00000000">
        <w:rPr>
          <w:color w:val="222222"/>
          <w:highlight w:val="white"/>
          <w:rtl w:val="0"/>
        </w:rPr>
        <w:t xml:space="preserve">Difference plots for timeseries and wind rose (or a difference plot to best show wind direction differences). </w:t>
      </w:r>
    </w:p>
    <w:p w:rsidR="00000000" w:rsidDel="00000000" w:rsidP="00000000" w:rsidRDefault="00000000" w:rsidRPr="00000000" w14:paraId="000000A3">
      <w:pPr>
        <w:numPr>
          <w:ilvl w:val="0"/>
          <w:numId w:val="15"/>
        </w:numPr>
        <w:ind w:left="2160" w:hanging="360"/>
        <w:rPr>
          <w:color w:val="222222"/>
          <w:highlight w:val="white"/>
          <w:u w:val="none"/>
        </w:rPr>
      </w:pPr>
      <w:r w:rsidDel="00000000" w:rsidR="00000000" w:rsidRPr="00000000">
        <w:rPr>
          <w:color w:val="222222"/>
          <w:highlight w:val="white"/>
          <w:rtl w:val="0"/>
        </w:rPr>
        <w:t xml:space="preserve">Do it for Wind Speed and Wind Direction</w:t>
      </w:r>
    </w:p>
    <w:p w:rsidR="00000000" w:rsidDel="00000000" w:rsidP="00000000" w:rsidRDefault="00000000" w:rsidRPr="00000000" w14:paraId="000000A4">
      <w:pPr>
        <w:numPr>
          <w:ilvl w:val="1"/>
          <w:numId w:val="14"/>
        </w:numPr>
        <w:ind w:left="1440" w:hanging="360"/>
        <w:rPr>
          <w:color w:val="222222"/>
          <w:highlight w:val="white"/>
          <w:u w:val="none"/>
        </w:rPr>
      </w:pPr>
      <w:r w:rsidDel="00000000" w:rsidR="00000000" w:rsidRPr="00000000">
        <w:rPr>
          <w:color w:val="222222"/>
          <w:highlight w:val="white"/>
          <w:rtl w:val="0"/>
        </w:rPr>
        <w:t xml:space="preserve">Statistics pdfs (probablity density functions) for SONIC and WXT</w:t>
      </w:r>
    </w:p>
    <w:p w:rsidR="00000000" w:rsidDel="00000000" w:rsidP="00000000" w:rsidRDefault="00000000" w:rsidRPr="00000000" w14:paraId="000000A5">
      <w:pPr>
        <w:numPr>
          <w:ilvl w:val="0"/>
          <w:numId w:val="13"/>
        </w:numPr>
        <w:ind w:left="2160" w:hanging="360"/>
        <w:rPr>
          <w:color w:val="222222"/>
          <w:highlight w:val="white"/>
          <w:u w:val="none"/>
        </w:rPr>
      </w:pPr>
      <w:r w:rsidDel="00000000" w:rsidR="00000000" w:rsidRPr="00000000">
        <w:rPr>
          <w:color w:val="222222"/>
          <w:highlight w:val="white"/>
          <w:rtl w:val="0"/>
        </w:rPr>
        <w:t xml:space="preserve">Wind Speed and Wind Direction</w:t>
      </w:r>
    </w:p>
    <w:p w:rsidR="00000000" w:rsidDel="00000000" w:rsidP="00000000" w:rsidRDefault="00000000" w:rsidRPr="00000000" w14:paraId="000000A6">
      <w:pPr>
        <w:numPr>
          <w:ilvl w:val="1"/>
          <w:numId w:val="14"/>
        </w:numPr>
        <w:ind w:left="1440" w:hanging="360"/>
        <w:rPr>
          <w:color w:val="222222"/>
          <w:highlight w:val="white"/>
          <w:u w:val="none"/>
        </w:rPr>
      </w:pPr>
      <w:r w:rsidDel="00000000" w:rsidR="00000000" w:rsidRPr="00000000">
        <w:rPr>
          <w:color w:val="222222"/>
          <w:highlight w:val="white"/>
          <w:rtl w:val="0"/>
        </w:rPr>
        <w:t xml:space="preserve">Start to fold in radiosonde observation data (see Aneesh, potential python script). </w:t>
      </w:r>
    </w:p>
    <w:p w:rsidR="00000000" w:rsidDel="00000000" w:rsidP="00000000" w:rsidRDefault="00000000" w:rsidRPr="00000000" w14:paraId="000000A7">
      <w:pPr>
        <w:numPr>
          <w:ilvl w:val="1"/>
          <w:numId w:val="14"/>
        </w:numPr>
        <w:ind w:left="1440" w:hanging="360"/>
        <w:rPr>
          <w:color w:val="222222"/>
          <w:highlight w:val="white"/>
          <w:u w:val="none"/>
        </w:rPr>
      </w:pPr>
      <w:r w:rsidDel="00000000" w:rsidR="00000000" w:rsidRPr="00000000">
        <w:rPr>
          <w:color w:val="222222"/>
          <w:highlight w:val="white"/>
          <w:rtl w:val="0"/>
        </w:rPr>
        <w:t xml:space="preserve">Start to look at reanalysis for large-scale synoptics for each wind event</w:t>
      </w:r>
    </w:p>
    <w:p w:rsidR="00000000" w:rsidDel="00000000" w:rsidP="00000000" w:rsidRDefault="00000000" w:rsidRPr="00000000" w14:paraId="000000A8">
      <w:pPr>
        <w:numPr>
          <w:ilvl w:val="1"/>
          <w:numId w:val="14"/>
        </w:numPr>
        <w:ind w:left="1440" w:hanging="360"/>
        <w:rPr>
          <w:color w:val="222222"/>
          <w:highlight w:val="white"/>
          <w:u w:val="none"/>
        </w:rPr>
      </w:pPr>
      <w:r w:rsidDel="00000000" w:rsidR="00000000" w:rsidRPr="00000000">
        <w:rPr>
          <w:color w:val="222222"/>
          <w:highlight w:val="white"/>
          <w:rtl w:val="0"/>
        </w:rPr>
        <w:t xml:space="preserve">Dig up longer timeseries for WXT data (Jerry will know)? How does 2018-2020 WXT compare to longer WXT record...use to inform how anomalous 2018-2020 is to inform SONIC.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www.mtavalanche.com/weather/windrose#:~:text=A%20wind%20rose%20is%20a,for%20a%20certain%20time%20period.&amp;text=The%20most%20important%20data%20is,coming%20from%20a%20particular%20direction." TargetMode="External"/><Relationship Id="rId21" Type="http://schemas.openxmlformats.org/officeDocument/2006/relationships/image" Target="media/image3.png"/><Relationship Id="rId24" Type="http://schemas.openxmlformats.org/officeDocument/2006/relationships/hyperlink" Target="https://github.com/MuntahaPasha/ATOC-4900-Anemometer-Project/blob/main/Jupyter%20Notebooks/WindPlotsTesting.ipynb" TargetMode="External"/><Relationship Id="rId23" Type="http://schemas.openxmlformats.org/officeDocument/2006/relationships/hyperlink" Target="https://github.com/MuntahaPasha/ATOC-4900-Anemometer-Proj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hyperlink" Target="https://github.com/MuntahaPasha/ATOC-4900-Anemometer-Project/blob/main/Jupyter%20Notebooks/WindRosesTesting.ipynb" TargetMode="External"/><Relationship Id="rId5" Type="http://schemas.openxmlformats.org/officeDocument/2006/relationships/styles" Target="styles.xml"/><Relationship Id="rId6" Type="http://schemas.openxmlformats.org/officeDocument/2006/relationships/hyperlink" Target="https://www.ncl.ucar.edu/Applications/rose.shtml" TargetMode="External"/><Relationship Id="rId7" Type="http://schemas.openxmlformats.org/officeDocument/2006/relationships/image" Target="media/image8.png"/><Relationship Id="rId8" Type="http://schemas.openxmlformats.org/officeDocument/2006/relationships/image" Target="media/image9.png"/><Relationship Id="rId11" Type="http://schemas.openxmlformats.org/officeDocument/2006/relationships/hyperlink" Target="https://archive.eol.ucar.edu/cgi-bin/weather.cgi?site=ml&amp;period=5-minute&amp;units=english&amp;&amp;fields=tdry&amp;fields=rh&amp;fields=cpres0&amp;fields=wspd&amp;fields=wdir&amp;fields=raina" TargetMode="External"/><Relationship Id="rId10" Type="http://schemas.openxmlformats.org/officeDocument/2006/relationships/hyperlink" Target="https://drive.google.com/drive/u/0/folders/1OZAdSNOlA_bq5sX9kQDKf-lvjP7DH6jv" TargetMode="External"/><Relationship Id="rId13" Type="http://schemas.openxmlformats.org/officeDocument/2006/relationships/hyperlink" Target="https://docs.google.com/document/d/1J1bpyaLMqALWhq9j884RuxsDm_dlfh9VBg38upI2e-Q/edit" TargetMode="External"/><Relationship Id="rId12" Type="http://schemas.openxmlformats.org/officeDocument/2006/relationships/hyperlink" Target="https://www.ncl.ucar.edu/Applications/read_ascii.shtml" TargetMode="External"/><Relationship Id="rId15" Type="http://schemas.openxmlformats.org/officeDocument/2006/relationships/hyperlink" Target="http://portal.chordsrt.com/data" TargetMode="External"/><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